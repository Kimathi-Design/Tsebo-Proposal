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82D9" w14:textId="77777777" w:rsidR="00893B05" w:rsidRDefault="00893B05">
      <w:pPr>
        <w:spacing w:after="120"/>
        <w:rPr>
          <w:rFonts w:ascii="Times New Roman" w:eastAsia="Times New Roman" w:hAnsi="Times New Roman" w:cs="Times New Roman"/>
          <w:sz w:val="22"/>
          <w:szCs w:val="22"/>
        </w:rPr>
      </w:pPr>
      <w:bookmarkStart w:id="0" w:name="CoverSheet"/>
    </w:p>
    <w:tbl>
      <w:tblPr>
        <w:tblW w:w="9259" w:type="dxa"/>
        <w:tblCellMar>
          <w:left w:w="0" w:type="dxa"/>
          <w:right w:w="0" w:type="dxa"/>
        </w:tblCellMar>
        <w:tblLook w:val="04A0" w:firstRow="1" w:lastRow="0" w:firstColumn="1" w:lastColumn="0" w:noHBand="0" w:noVBand="1"/>
      </w:tblPr>
      <w:tblGrid>
        <w:gridCol w:w="9259"/>
      </w:tblGrid>
      <w:tr w:rsidR="00893B05" w14:paraId="5876C74A" w14:textId="77777777">
        <w:trPr>
          <w:trHeight w:hRule="exact" w:val="13608"/>
        </w:trPr>
        <w:tc>
          <w:tcPr>
            <w:tcW w:w="9279" w:type="dxa"/>
            <w:tcMar>
              <w:top w:w="0" w:type="dxa"/>
              <w:left w:w="118" w:type="dxa"/>
              <w:bottom w:w="0" w:type="dxa"/>
              <w:right w:w="118" w:type="dxa"/>
            </w:tcMar>
            <w:hideMark/>
          </w:tcPr>
          <w:p w14:paraId="124CA6C3" w14:textId="34564711" w:rsidR="00893B05" w:rsidRDefault="001410E1" w:rsidP="001410E1">
            <w:pPr>
              <w:tabs>
                <w:tab w:val="center" w:pos="4511"/>
                <w:tab w:val="right" w:pos="9023"/>
              </w:tabs>
              <w:spacing w:before="1160"/>
              <w:jc w:val="left"/>
              <w:rPr>
                <w:color w:val="000000"/>
                <w:sz w:val="22"/>
                <w:szCs w:val="22"/>
              </w:rPr>
            </w:pPr>
            <w:bookmarkStart w:id="1" w:name="CoverSheetDate"/>
            <w:bookmarkStart w:id="2" w:name="CoverSheetDocName"/>
            <w:bookmarkEnd w:id="1"/>
            <w:bookmarkEnd w:id="2"/>
            <w:r>
              <w:rPr>
                <w:rFonts w:ascii="Times New Roman" w:eastAsia="Times New Roman" w:hAnsi="Times New Roman" w:cs="Times New Roman"/>
                <w:b/>
                <w:bCs/>
                <w:color w:val="000000"/>
                <w:sz w:val="22"/>
                <w:szCs w:val="22"/>
              </w:rPr>
              <w:tab/>
            </w:r>
            <w:r w:rsidR="00F14863">
              <w:rPr>
                <w:rFonts w:ascii="Times New Roman" w:eastAsia="Times New Roman" w:hAnsi="Times New Roman" w:cs="Times New Roman"/>
                <w:b/>
                <w:bCs/>
                <w:color w:val="000000"/>
                <w:sz w:val="22"/>
                <w:szCs w:val="22"/>
              </w:rPr>
              <w:t>IT SERVICES AGREEMENT</w:t>
            </w:r>
            <w:r>
              <w:rPr>
                <w:rFonts w:ascii="Times New Roman" w:eastAsia="Times New Roman" w:hAnsi="Times New Roman" w:cs="Times New Roman"/>
                <w:b/>
                <w:bCs/>
                <w:color w:val="000000"/>
                <w:sz w:val="22"/>
                <w:szCs w:val="22"/>
              </w:rPr>
              <w:tab/>
            </w:r>
          </w:p>
          <w:p w14:paraId="21A637EC" w14:textId="77777777" w:rsidR="00893B05" w:rsidRDefault="00F14863">
            <w:pPr>
              <w:spacing w:before="960"/>
              <w:jc w:val="center"/>
              <w:rPr>
                <w:color w:val="000000"/>
                <w:sz w:val="22"/>
                <w:szCs w:val="22"/>
              </w:rPr>
            </w:pPr>
            <w:r>
              <w:rPr>
                <w:rFonts w:ascii="Times New Roman" w:eastAsia="Times New Roman" w:hAnsi="Times New Roman" w:cs="Times New Roman"/>
                <w:color w:val="000000"/>
                <w:sz w:val="22"/>
                <w:szCs w:val="22"/>
              </w:rPr>
              <w:t>between</w:t>
            </w:r>
          </w:p>
          <w:p w14:paraId="00BC0B3E" w14:textId="77777777" w:rsidR="00893B05" w:rsidRDefault="00F14863">
            <w:pPr>
              <w:spacing w:before="360"/>
              <w:jc w:val="center"/>
              <w:rPr>
                <w:color w:val="000000"/>
                <w:sz w:val="22"/>
                <w:szCs w:val="22"/>
              </w:rPr>
            </w:pPr>
            <w:bookmarkStart w:id="3" w:name="CoverSheetParties"/>
            <w:bookmarkEnd w:id="3"/>
            <w:r>
              <w:rPr>
                <w:rFonts w:ascii="Times New Roman" w:eastAsia="Times New Roman" w:hAnsi="Times New Roman" w:cs="Times New Roman"/>
                <w:b/>
                <w:bCs/>
                <w:color w:val="000000"/>
                <w:sz w:val="22"/>
                <w:szCs w:val="22"/>
              </w:rPr>
              <w:t xml:space="preserve">The Parties recorded in Part </w:t>
            </w:r>
            <w:bookmarkStart w:id="4" w:name="CoverSheetSecondPartyACN"/>
            <w:bookmarkEnd w:id="4"/>
            <w:r>
              <w:rPr>
                <w:rFonts w:ascii="Times New Roman" w:eastAsia="Times New Roman" w:hAnsi="Times New Roman" w:cs="Times New Roman"/>
                <w:b/>
                <w:bCs/>
                <w:color w:val="000000"/>
                <w:sz w:val="22"/>
                <w:szCs w:val="22"/>
              </w:rPr>
              <w:t>A</w:t>
            </w:r>
          </w:p>
          <w:p w14:paraId="20B84689" w14:textId="77777777" w:rsidR="00893B05" w:rsidRDefault="00893B05" w:rsidP="00307FB2">
            <w:pPr>
              <w:rPr>
                <w:rFonts w:ascii="Times New Roman" w:eastAsia="Times New Roman" w:hAnsi="Times New Roman" w:cs="Times New Roman"/>
                <w:color w:val="000000"/>
                <w:sz w:val="22"/>
                <w:szCs w:val="22"/>
              </w:rPr>
            </w:pPr>
          </w:p>
        </w:tc>
      </w:tr>
    </w:tbl>
    <w:p w14:paraId="003B3F6E" w14:textId="491CF1CC" w:rsidR="00F065EC" w:rsidRPr="00F065EC" w:rsidRDefault="00F065EC" w:rsidP="00F065EC">
      <w:pPr>
        <w:tabs>
          <w:tab w:val="left" w:pos="5775"/>
        </w:tabs>
        <w:sectPr w:rsidR="00F065EC" w:rsidRPr="00F065EC" w:rsidSect="001410E1">
          <w:headerReference w:type="default" r:id="rId11"/>
          <w:footerReference w:type="even" r:id="rId12"/>
          <w:footerReference w:type="default" r:id="rId13"/>
          <w:footerReference w:type="first" r:id="rId14"/>
          <w:pgSz w:w="11906" w:h="16838"/>
          <w:pgMar w:top="1134" w:right="1134" w:bottom="902" w:left="1418" w:header="708" w:footer="708" w:gutter="0"/>
          <w:pgBorders w:offsetFrom="page">
            <w:top w:val="single" w:sz="4" w:space="24" w:color="auto"/>
            <w:left w:val="single" w:sz="4" w:space="24" w:color="auto"/>
            <w:bottom w:val="single" w:sz="4" w:space="24" w:color="auto"/>
            <w:right w:val="single" w:sz="4" w:space="24" w:color="auto"/>
          </w:pgBorders>
          <w:cols w:space="708"/>
        </w:sectPr>
      </w:pPr>
      <w:bookmarkStart w:id="5" w:name="CoverSheetOurRef"/>
      <w:bookmarkEnd w:id="5"/>
      <w:del w:id="6" w:author="Lesego Leboho" w:date="2026-05-12T13:30:00Z" w16du:dateUtc="2026-05-12T11:30:00Z">
        <w:r w:rsidDel="004A78AC">
          <w:lastRenderedPageBreak/>
          <w:tab/>
        </w:r>
      </w:del>
    </w:p>
    <w:bookmarkEnd w:id="0"/>
    <w:p w14:paraId="7BFD20E5" w14:textId="77777777" w:rsidR="00893B05" w:rsidRDefault="00F14863" w:rsidP="004A78AC">
      <w:pPr>
        <w:spacing w:before="240"/>
        <w:rPr>
          <w:sz w:val="22"/>
          <w:szCs w:val="22"/>
        </w:rPr>
        <w:pPrChange w:id="7" w:author="Lesego Leboho" w:date="2026-05-12T13:30:00Z" w16du:dateUtc="2026-05-12T11:30:00Z">
          <w:pPr>
            <w:spacing w:before="240"/>
            <w:jc w:val="center"/>
          </w:pPr>
        </w:pPrChange>
      </w:pPr>
      <w:r>
        <w:rPr>
          <w:rFonts w:ascii="Times New Roman" w:eastAsia="Times New Roman" w:hAnsi="Times New Roman" w:cs="Times New Roman"/>
          <w:b/>
          <w:bCs/>
          <w:sz w:val="22"/>
          <w:szCs w:val="22"/>
        </w:rPr>
        <w:lastRenderedPageBreak/>
        <w:t>Part A – Schedule of Contract Details</w:t>
      </w:r>
    </w:p>
    <w:p w14:paraId="38E3EB67" w14:textId="77777777" w:rsidR="00893B05" w:rsidRDefault="00F14863">
      <w:pPr>
        <w:pStyle w:val="Heading2"/>
        <w:keepNext w:val="0"/>
        <w:keepLines w:val="0"/>
        <w:spacing w:before="240"/>
        <w:ind w:left="709" w:hanging="709"/>
        <w:rPr>
          <w:sz w:val="22"/>
          <w:szCs w:val="22"/>
        </w:rPr>
      </w:pPr>
      <w:r>
        <w:rPr>
          <w:b w:val="0"/>
          <w:bCs w:val="0"/>
          <w:color w:val="auto"/>
          <w:sz w:val="22"/>
          <w:szCs w:val="22"/>
        </w:rPr>
        <w:t>This Agreement is entered into by:</w:t>
      </w:r>
    </w:p>
    <w:p w14:paraId="1ACA9A2C" w14:textId="77777777" w:rsidR="00893B05" w:rsidRDefault="00893B05">
      <w:pPr>
        <w:rPr>
          <w:rFonts w:ascii="Times New Roman" w:eastAsia="Times New Roman" w:hAnsi="Times New Roman" w:cs="Times New Roman"/>
          <w:sz w:val="22"/>
          <w:szCs w:val="22"/>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55"/>
        <w:gridCol w:w="7479"/>
      </w:tblGrid>
      <w:tr w:rsidR="00893B05" w14:paraId="54B39F40" w14:textId="77777777">
        <w:trPr>
          <w:trHeight w:val="410"/>
        </w:trPr>
        <w:tc>
          <w:tcPr>
            <w:tcW w:w="9634" w:type="dxa"/>
            <w:gridSpan w:val="2"/>
            <w:tcBorders>
              <w:bottom w:val="single" w:sz="4" w:space="0" w:color="000000"/>
            </w:tcBorders>
            <w:shd w:val="clear" w:color="auto" w:fill="EEF4FA"/>
            <w:tcMar>
              <w:top w:w="0" w:type="dxa"/>
              <w:left w:w="108" w:type="dxa"/>
              <w:bottom w:w="0" w:type="dxa"/>
              <w:right w:w="108" w:type="dxa"/>
            </w:tcMar>
            <w:hideMark/>
          </w:tcPr>
          <w:p w14:paraId="698955F6" w14:textId="77777777" w:rsidR="00893B05" w:rsidRPr="00F065EC" w:rsidRDefault="00F14863">
            <w:pPr>
              <w:spacing w:after="240"/>
              <w:jc w:val="left"/>
              <w:rPr>
                <w:b/>
                <w:bCs/>
                <w:color w:val="000000"/>
                <w:sz w:val="22"/>
                <w:szCs w:val="22"/>
              </w:rPr>
            </w:pPr>
            <w:r w:rsidRPr="00F065EC">
              <w:rPr>
                <w:rFonts w:ascii="Times New Roman" w:eastAsia="Times New Roman" w:hAnsi="Times New Roman" w:cs="Times New Roman"/>
                <w:b/>
                <w:bCs/>
                <w:sz w:val="22"/>
                <w:szCs w:val="22"/>
              </w:rPr>
              <w:t>Recipient’s Details (also referred to as “BWE’)</w:t>
            </w:r>
          </w:p>
        </w:tc>
      </w:tr>
      <w:tr w:rsidR="00893B05" w14:paraId="724D0FB1" w14:textId="77777777" w:rsidTr="007B79E4">
        <w:trPr>
          <w:trHeight w:val="410"/>
        </w:trPr>
        <w:tc>
          <w:tcPr>
            <w:tcW w:w="21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F12EC6"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Full Name</w:t>
            </w:r>
          </w:p>
        </w:tc>
        <w:tc>
          <w:tcPr>
            <w:tcW w:w="747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49C1137" w14:textId="77777777" w:rsidR="00893B05" w:rsidRDefault="00F14863">
            <w:pPr>
              <w:spacing w:after="240"/>
              <w:rPr>
                <w:color w:val="000000"/>
              </w:rPr>
            </w:pPr>
            <w:r>
              <w:rPr>
                <w:b/>
                <w:bCs/>
                <w:color w:val="000000"/>
              </w:rPr>
              <w:t>BARLOWORLD EQUIPMENT SOUTHERN AFRICA (A DIVISION OF BARLOWORLD SOUTH AFRICA PROPRIETARY LIMITED)</w:t>
            </w:r>
          </w:p>
        </w:tc>
      </w:tr>
      <w:tr w:rsidR="00893B05" w14:paraId="5E3263CF" w14:textId="77777777" w:rsidTr="007B79E4">
        <w:trPr>
          <w:trHeight w:val="410"/>
        </w:trPr>
        <w:tc>
          <w:tcPr>
            <w:tcW w:w="21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15FF9A8"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Registration Number</w:t>
            </w:r>
          </w:p>
        </w:tc>
        <w:tc>
          <w:tcPr>
            <w:tcW w:w="747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9F95B5A" w14:textId="77777777" w:rsidR="00893B05" w:rsidRDefault="00F14863">
            <w:pPr>
              <w:spacing w:after="240"/>
              <w:rPr>
                <w:color w:val="000000"/>
              </w:rPr>
            </w:pPr>
            <w:r>
              <w:rPr>
                <w:color w:val="000000"/>
              </w:rPr>
              <w:t>1946/021661/07</w:t>
            </w:r>
          </w:p>
        </w:tc>
      </w:tr>
      <w:tr w:rsidR="00893B05" w14:paraId="5C8C0A9C" w14:textId="77777777" w:rsidTr="007B79E4">
        <w:trPr>
          <w:trHeight w:val="410"/>
        </w:trPr>
        <w:tc>
          <w:tcPr>
            <w:tcW w:w="2155" w:type="dxa"/>
            <w:vMerge w:val="restart"/>
            <w:tcBorders>
              <w:top w:val="single" w:sz="4" w:space="0" w:color="000000"/>
              <w:bottom w:val="nil"/>
              <w:right w:val="single" w:sz="4" w:space="0" w:color="000000"/>
            </w:tcBorders>
            <w:tcMar>
              <w:top w:w="0" w:type="dxa"/>
              <w:left w:w="108" w:type="dxa"/>
              <w:bottom w:w="0" w:type="dxa"/>
              <w:right w:w="108" w:type="dxa"/>
            </w:tcMar>
            <w:hideMark/>
          </w:tcPr>
          <w:p w14:paraId="4E2BED6A" w14:textId="77777777" w:rsidR="00893B05" w:rsidRDefault="00F14863">
            <w:pPr>
              <w:spacing w:after="240"/>
              <w:rPr>
                <w:color w:val="000000"/>
                <w:sz w:val="22"/>
                <w:szCs w:val="22"/>
              </w:rPr>
            </w:pPr>
            <w:proofErr w:type="spellStart"/>
            <w:r>
              <w:rPr>
                <w:rFonts w:ascii="Times New Roman" w:eastAsia="Times New Roman" w:hAnsi="Times New Roman" w:cs="Times New Roman"/>
                <w:i/>
                <w:iCs/>
                <w:color w:val="000000"/>
                <w:sz w:val="22"/>
                <w:szCs w:val="22"/>
              </w:rPr>
              <w:t>Domicilium</w:t>
            </w:r>
            <w:proofErr w:type="spellEnd"/>
            <w:r>
              <w:rPr>
                <w:rFonts w:ascii="Times New Roman" w:eastAsia="Times New Roman" w:hAnsi="Times New Roman" w:cs="Times New Roman"/>
                <w:i/>
                <w:iCs/>
                <w:color w:val="000000"/>
                <w:sz w:val="22"/>
                <w:szCs w:val="22"/>
              </w:rPr>
              <w:t xml:space="preserve"> </w:t>
            </w:r>
          </w:p>
        </w:tc>
        <w:tc>
          <w:tcPr>
            <w:tcW w:w="747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63FE6F5"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Physical Address: Umbono Building, 20 Industrie Road, Isando 1600</w:t>
            </w:r>
          </w:p>
        </w:tc>
      </w:tr>
      <w:tr w:rsidR="00893B05" w14:paraId="2E8DFF13" w14:textId="77777777" w:rsidTr="007B79E4">
        <w:trPr>
          <w:trHeight w:val="410"/>
        </w:trPr>
        <w:tc>
          <w:tcPr>
            <w:tcW w:w="2155" w:type="dxa"/>
            <w:vMerge/>
            <w:tcBorders>
              <w:right w:val="single" w:sz="4" w:space="0" w:color="000000"/>
            </w:tcBorders>
            <w:vAlign w:val="center"/>
            <w:hideMark/>
          </w:tcPr>
          <w:p w14:paraId="037FF910" w14:textId="77777777" w:rsidR="00893B05" w:rsidRDefault="00893B05">
            <w:pPr>
              <w:rPr>
                <w:rFonts w:ascii="Times New Roman" w:eastAsia="Times New Roman" w:hAnsi="Times New Roman" w:cs="Times New Roman"/>
                <w:color w:val="000000"/>
                <w:sz w:val="22"/>
                <w:szCs w:val="22"/>
              </w:rPr>
            </w:pPr>
          </w:p>
        </w:tc>
        <w:tc>
          <w:tcPr>
            <w:tcW w:w="747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F828DFD" w14:textId="6911EAEC" w:rsidR="00893B05" w:rsidRDefault="00F14863" w:rsidP="006D04E6">
            <w:pPr>
              <w:spacing w:after="240"/>
              <w:rPr>
                <w:color w:val="000000"/>
                <w:sz w:val="22"/>
                <w:szCs w:val="22"/>
              </w:rPr>
            </w:pPr>
            <w:r>
              <w:rPr>
                <w:rFonts w:ascii="Times New Roman" w:eastAsia="Times New Roman" w:hAnsi="Times New Roman" w:cs="Times New Roman"/>
                <w:color w:val="000000"/>
                <w:sz w:val="22"/>
                <w:szCs w:val="22"/>
              </w:rPr>
              <w:t xml:space="preserve">Email Address:  copy to </w:t>
            </w:r>
            <w:r w:rsidR="006D04E6" w:rsidRPr="006D04E6">
              <w:rPr>
                <w:rFonts w:ascii="Times New Roman" w:eastAsia="Times New Roman" w:hAnsi="Times New Roman" w:cs="Times New Roman"/>
                <w:color w:val="000000"/>
                <w:sz w:val="22"/>
                <w:szCs w:val="22"/>
              </w:rPr>
              <w:t>mbali.lembede@barloworld-equipment.com</w:t>
            </w:r>
          </w:p>
        </w:tc>
      </w:tr>
      <w:tr w:rsidR="00893B05" w14:paraId="64E6E1A2" w14:textId="77777777" w:rsidTr="007B79E4">
        <w:trPr>
          <w:trHeight w:val="410"/>
        </w:trPr>
        <w:tc>
          <w:tcPr>
            <w:tcW w:w="2155" w:type="dxa"/>
            <w:vMerge/>
            <w:tcBorders>
              <w:right w:val="single" w:sz="4" w:space="0" w:color="000000"/>
            </w:tcBorders>
            <w:vAlign w:val="center"/>
            <w:hideMark/>
          </w:tcPr>
          <w:p w14:paraId="187F3F6A" w14:textId="77777777" w:rsidR="00893B05" w:rsidRDefault="00893B05">
            <w:pPr>
              <w:rPr>
                <w:rFonts w:ascii="Times New Roman" w:eastAsia="Times New Roman" w:hAnsi="Times New Roman" w:cs="Times New Roman"/>
                <w:color w:val="000000"/>
                <w:sz w:val="22"/>
                <w:szCs w:val="22"/>
              </w:rPr>
            </w:pPr>
          </w:p>
        </w:tc>
        <w:tc>
          <w:tcPr>
            <w:tcW w:w="747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4B0923C"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 xml:space="preserve">Attention: Legal Department </w:t>
            </w:r>
          </w:p>
        </w:tc>
      </w:tr>
      <w:tr w:rsidR="00893B05" w14:paraId="4C4FFBC9" w14:textId="77777777" w:rsidTr="007B79E4">
        <w:trPr>
          <w:trHeight w:val="410"/>
        </w:trPr>
        <w:tc>
          <w:tcPr>
            <w:tcW w:w="2155" w:type="dxa"/>
            <w:vMerge/>
            <w:tcBorders>
              <w:bottom w:val="single" w:sz="4" w:space="0" w:color="000000"/>
              <w:right w:val="single" w:sz="4" w:space="0" w:color="000000"/>
            </w:tcBorders>
            <w:vAlign w:val="center"/>
            <w:hideMark/>
          </w:tcPr>
          <w:p w14:paraId="086AFBE4" w14:textId="77777777" w:rsidR="00893B05" w:rsidRDefault="00893B05">
            <w:pPr>
              <w:rPr>
                <w:rFonts w:ascii="Times New Roman" w:eastAsia="Times New Roman" w:hAnsi="Times New Roman" w:cs="Times New Roman"/>
                <w:color w:val="000000"/>
                <w:sz w:val="22"/>
                <w:szCs w:val="22"/>
              </w:rPr>
            </w:pPr>
          </w:p>
        </w:tc>
        <w:tc>
          <w:tcPr>
            <w:tcW w:w="7479" w:type="dxa"/>
            <w:tcBorders>
              <w:top w:val="single" w:sz="4" w:space="0" w:color="000000"/>
              <w:left w:val="single" w:sz="4" w:space="0" w:color="000000"/>
            </w:tcBorders>
            <w:tcMar>
              <w:top w:w="0" w:type="dxa"/>
              <w:left w:w="108" w:type="dxa"/>
              <w:bottom w:w="0" w:type="dxa"/>
              <w:right w:w="108" w:type="dxa"/>
            </w:tcMar>
            <w:hideMark/>
          </w:tcPr>
          <w:p w14:paraId="0B4E0CDC"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Tel No: 011 301 4000</w:t>
            </w:r>
          </w:p>
        </w:tc>
      </w:tr>
    </w:tbl>
    <w:p w14:paraId="337B19C6" w14:textId="77777777" w:rsidR="00893B05" w:rsidRDefault="00893B05">
      <w:pPr>
        <w:rPr>
          <w:rFonts w:ascii="Times New Roman" w:eastAsia="Times New Roman" w:hAnsi="Times New Roman" w:cs="Times New Roman"/>
          <w:b/>
          <w:bCs/>
          <w:sz w:val="22"/>
          <w:szCs w:val="22"/>
        </w:rPr>
      </w:pPr>
    </w:p>
    <w:p w14:paraId="14988CE9" w14:textId="77777777" w:rsidR="00893B05" w:rsidRDefault="00F14863">
      <w:pPr>
        <w:rPr>
          <w:sz w:val="22"/>
          <w:szCs w:val="22"/>
        </w:rPr>
      </w:pPr>
      <w:r>
        <w:rPr>
          <w:rFonts w:ascii="Times New Roman" w:eastAsia="Times New Roman" w:hAnsi="Times New Roman" w:cs="Times New Roman"/>
          <w:sz w:val="22"/>
          <w:szCs w:val="22"/>
        </w:rPr>
        <w:t>and</w:t>
      </w:r>
    </w:p>
    <w:p w14:paraId="3B62812A" w14:textId="77777777" w:rsidR="00893B05" w:rsidRDefault="00893B05">
      <w:pPr>
        <w:spacing w:line="480" w:lineRule="auto"/>
        <w:rPr>
          <w:rFonts w:ascii="Times New Roman" w:eastAsia="Times New Roman" w:hAnsi="Times New Roman" w:cs="Times New Roman"/>
          <w:sz w:val="22"/>
          <w:szCs w:val="22"/>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631"/>
        <w:gridCol w:w="1109"/>
        <w:gridCol w:w="4894"/>
      </w:tblGrid>
      <w:tr w:rsidR="00893B05" w14:paraId="604B33EF" w14:textId="77777777">
        <w:trPr>
          <w:trHeight w:val="410"/>
          <w:tblHeader/>
        </w:trPr>
        <w:tc>
          <w:tcPr>
            <w:tcW w:w="9634" w:type="dxa"/>
            <w:gridSpan w:val="3"/>
            <w:tcBorders>
              <w:bottom w:val="single" w:sz="4" w:space="0" w:color="000000"/>
            </w:tcBorders>
            <w:shd w:val="clear" w:color="auto" w:fill="EEF4FA"/>
            <w:tcMar>
              <w:top w:w="0" w:type="dxa"/>
              <w:left w:w="108" w:type="dxa"/>
              <w:bottom w:w="0" w:type="dxa"/>
              <w:right w:w="108" w:type="dxa"/>
            </w:tcMar>
            <w:hideMark/>
          </w:tcPr>
          <w:p w14:paraId="4D01FCC7" w14:textId="77777777" w:rsidR="00893B05" w:rsidRDefault="00F14863">
            <w:pPr>
              <w:spacing w:after="240"/>
              <w:jc w:val="left"/>
              <w:rPr>
                <w:color w:val="000000"/>
                <w:sz w:val="22"/>
                <w:szCs w:val="22"/>
              </w:rPr>
            </w:pPr>
            <w:r>
              <w:rPr>
                <w:rFonts w:ascii="Times New Roman" w:eastAsia="Times New Roman" w:hAnsi="Times New Roman" w:cs="Times New Roman"/>
                <w:b/>
                <w:bCs/>
                <w:color w:val="000000"/>
                <w:sz w:val="22"/>
                <w:szCs w:val="22"/>
              </w:rPr>
              <w:t>Service Provider’s Details</w:t>
            </w:r>
          </w:p>
        </w:tc>
      </w:tr>
      <w:tr w:rsidR="00893B05" w14:paraId="1ED458E9" w14:textId="77777777" w:rsidTr="007B79E4">
        <w:trPr>
          <w:trHeight w:val="410"/>
        </w:trPr>
        <w:tc>
          <w:tcPr>
            <w:tcW w:w="386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0144944"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Full Name</w:t>
            </w:r>
          </w:p>
        </w:tc>
        <w:tc>
          <w:tcPr>
            <w:tcW w:w="5769" w:type="dxa"/>
            <w:gridSpan w:val="2"/>
            <w:tcBorders>
              <w:top w:val="single" w:sz="4" w:space="0" w:color="000000"/>
              <w:left w:val="single" w:sz="4" w:space="0" w:color="000000"/>
              <w:bottom w:val="single" w:sz="4" w:space="0" w:color="000000"/>
            </w:tcBorders>
            <w:tcMar>
              <w:top w:w="0" w:type="dxa"/>
              <w:left w:w="108" w:type="dxa"/>
              <w:bottom w:w="0" w:type="dxa"/>
              <w:right w:w="108" w:type="dxa"/>
            </w:tcMar>
            <w:hideMark/>
          </w:tcPr>
          <w:p w14:paraId="654B8FB1" w14:textId="2681CC53" w:rsidR="00893B05" w:rsidRDefault="00893B05">
            <w:pPr>
              <w:spacing w:after="240"/>
              <w:rPr>
                <w:color w:val="000000"/>
                <w:sz w:val="22"/>
                <w:szCs w:val="22"/>
              </w:rPr>
            </w:pPr>
          </w:p>
        </w:tc>
      </w:tr>
      <w:tr w:rsidR="00893B05" w14:paraId="05E71AEC" w14:textId="77777777" w:rsidTr="007B79E4">
        <w:trPr>
          <w:trHeight w:val="410"/>
        </w:trPr>
        <w:tc>
          <w:tcPr>
            <w:tcW w:w="386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363B3CA"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Registration Number</w:t>
            </w:r>
          </w:p>
        </w:tc>
        <w:tc>
          <w:tcPr>
            <w:tcW w:w="5769" w:type="dxa"/>
            <w:gridSpan w:val="2"/>
            <w:tcBorders>
              <w:top w:val="single" w:sz="4" w:space="0" w:color="000000"/>
              <w:left w:val="single" w:sz="4" w:space="0" w:color="000000"/>
              <w:bottom w:val="single" w:sz="4" w:space="0" w:color="000000"/>
            </w:tcBorders>
            <w:tcMar>
              <w:top w:w="0" w:type="dxa"/>
              <w:left w:w="108" w:type="dxa"/>
              <w:bottom w:w="0" w:type="dxa"/>
              <w:right w:w="108" w:type="dxa"/>
            </w:tcMar>
            <w:hideMark/>
          </w:tcPr>
          <w:p w14:paraId="32F541B9" w14:textId="5C8841A6" w:rsidR="00893B05" w:rsidRDefault="00893B05">
            <w:pPr>
              <w:spacing w:after="240"/>
              <w:rPr>
                <w:color w:val="000000"/>
                <w:sz w:val="22"/>
                <w:szCs w:val="22"/>
              </w:rPr>
            </w:pPr>
          </w:p>
        </w:tc>
      </w:tr>
      <w:tr w:rsidR="00893B05" w14:paraId="190E32A8" w14:textId="77777777" w:rsidTr="007B79E4">
        <w:trPr>
          <w:trHeight w:val="840"/>
        </w:trPr>
        <w:tc>
          <w:tcPr>
            <w:tcW w:w="3865" w:type="dxa"/>
            <w:tcBorders>
              <w:top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007281" w14:textId="77777777" w:rsidR="00893B05" w:rsidRDefault="00F14863" w:rsidP="007B79E4">
            <w:pPr>
              <w:spacing w:after="240"/>
              <w:rPr>
                <w:color w:val="000000"/>
                <w:sz w:val="22"/>
                <w:szCs w:val="22"/>
              </w:rPr>
            </w:pPr>
            <w:r>
              <w:rPr>
                <w:rFonts w:ascii="Times New Roman" w:eastAsia="Times New Roman" w:hAnsi="Times New Roman" w:cs="Times New Roman"/>
                <w:color w:val="000000"/>
                <w:sz w:val="22"/>
                <w:szCs w:val="22"/>
              </w:rPr>
              <w:t>Black Economic Empowerment Compliance Level</w:t>
            </w:r>
          </w:p>
        </w:tc>
        <w:tc>
          <w:tcPr>
            <w:tcW w:w="5769" w:type="dxa"/>
            <w:gridSpan w:val="2"/>
            <w:tcBorders>
              <w:top w:val="single" w:sz="4" w:space="0" w:color="000000"/>
              <w:left w:val="single" w:sz="4" w:space="0" w:color="000000"/>
              <w:bottom w:val="single" w:sz="4" w:space="0" w:color="000000"/>
            </w:tcBorders>
            <w:tcMar>
              <w:top w:w="0" w:type="dxa"/>
              <w:left w:w="108" w:type="dxa"/>
              <w:bottom w:w="0" w:type="dxa"/>
              <w:right w:w="108" w:type="dxa"/>
            </w:tcMar>
            <w:hideMark/>
          </w:tcPr>
          <w:p w14:paraId="42357D21" w14:textId="724B71AA" w:rsidR="00893B05" w:rsidRDefault="00893B05">
            <w:pPr>
              <w:spacing w:after="240" w:line="360" w:lineRule="atLeast"/>
              <w:rPr>
                <w:color w:val="000000"/>
                <w:sz w:val="24"/>
                <w:szCs w:val="24"/>
              </w:rPr>
            </w:pPr>
          </w:p>
        </w:tc>
      </w:tr>
      <w:tr w:rsidR="00893B05" w14:paraId="70765613" w14:textId="77777777" w:rsidTr="007B79E4">
        <w:trPr>
          <w:trHeight w:val="410"/>
        </w:trPr>
        <w:tc>
          <w:tcPr>
            <w:tcW w:w="3865" w:type="dxa"/>
            <w:vMerge w:val="restart"/>
            <w:tcBorders>
              <w:top w:val="single" w:sz="4" w:space="0" w:color="000000"/>
              <w:bottom w:val="nil"/>
              <w:right w:val="single" w:sz="4" w:space="0" w:color="000000"/>
            </w:tcBorders>
            <w:tcMar>
              <w:top w:w="0" w:type="dxa"/>
              <w:left w:w="108" w:type="dxa"/>
              <w:bottom w:w="0" w:type="dxa"/>
              <w:right w:w="108" w:type="dxa"/>
            </w:tcMar>
            <w:hideMark/>
          </w:tcPr>
          <w:p w14:paraId="50BA1E70" w14:textId="77777777" w:rsidR="00893B05" w:rsidRDefault="00F14863">
            <w:pPr>
              <w:spacing w:after="240"/>
              <w:rPr>
                <w:color w:val="000000"/>
                <w:sz w:val="22"/>
                <w:szCs w:val="22"/>
              </w:rPr>
            </w:pPr>
            <w:proofErr w:type="spellStart"/>
            <w:r>
              <w:rPr>
                <w:rFonts w:ascii="Times New Roman" w:eastAsia="Times New Roman" w:hAnsi="Times New Roman" w:cs="Times New Roman"/>
                <w:i/>
                <w:iCs/>
                <w:color w:val="000000"/>
                <w:sz w:val="22"/>
                <w:szCs w:val="22"/>
              </w:rPr>
              <w:t>Domicilium</w:t>
            </w:r>
            <w:proofErr w:type="spellEnd"/>
            <w:r>
              <w:rPr>
                <w:rFonts w:ascii="Times New Roman" w:eastAsia="Times New Roman" w:hAnsi="Times New Roman" w:cs="Times New Roman"/>
                <w:i/>
                <w:iCs/>
                <w:color w:val="000000"/>
                <w:sz w:val="22"/>
                <w:szCs w:val="22"/>
              </w:rPr>
              <w:t xml:space="preserve"> </w:t>
            </w:r>
          </w:p>
        </w:tc>
        <w:tc>
          <w:tcPr>
            <w:tcW w:w="383"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0F2E8C80"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 xml:space="preserve">Physical Address: </w:t>
            </w:r>
          </w:p>
        </w:tc>
        <w:tc>
          <w:tcPr>
            <w:tcW w:w="5386" w:type="dxa"/>
            <w:tcBorders>
              <w:top w:val="single" w:sz="4" w:space="0" w:color="000000"/>
              <w:left w:val="nil"/>
              <w:bottom w:val="single" w:sz="4" w:space="0" w:color="000000"/>
            </w:tcBorders>
            <w:tcMar>
              <w:top w:w="0" w:type="dxa"/>
              <w:left w:w="108" w:type="dxa"/>
              <w:bottom w:w="0" w:type="dxa"/>
              <w:right w:w="108" w:type="dxa"/>
            </w:tcMar>
            <w:hideMark/>
          </w:tcPr>
          <w:p w14:paraId="07D0CDDD" w14:textId="53548A55" w:rsidR="00893B05" w:rsidRDefault="00893B05">
            <w:pPr>
              <w:spacing w:after="240"/>
              <w:rPr>
                <w:color w:val="000000"/>
                <w:sz w:val="22"/>
                <w:szCs w:val="22"/>
              </w:rPr>
            </w:pPr>
          </w:p>
        </w:tc>
      </w:tr>
      <w:tr w:rsidR="00893B05" w14:paraId="62013F81" w14:textId="77777777" w:rsidTr="007B79E4">
        <w:trPr>
          <w:trHeight w:val="410"/>
        </w:trPr>
        <w:tc>
          <w:tcPr>
            <w:tcW w:w="3865" w:type="dxa"/>
            <w:vMerge/>
            <w:tcBorders>
              <w:right w:val="single" w:sz="4" w:space="0" w:color="000000"/>
            </w:tcBorders>
            <w:vAlign w:val="center"/>
            <w:hideMark/>
          </w:tcPr>
          <w:p w14:paraId="06D0F8FD" w14:textId="77777777" w:rsidR="00893B05" w:rsidRDefault="00893B05">
            <w:pPr>
              <w:rPr>
                <w:rFonts w:ascii="Times New Roman" w:eastAsia="Times New Roman" w:hAnsi="Times New Roman" w:cs="Times New Roman"/>
                <w:b/>
                <w:bCs/>
                <w:color w:val="000000"/>
                <w:sz w:val="22"/>
                <w:szCs w:val="22"/>
              </w:rPr>
            </w:pPr>
          </w:p>
        </w:tc>
        <w:tc>
          <w:tcPr>
            <w:tcW w:w="383"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19ECAC8C"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 xml:space="preserve">Email Address: </w:t>
            </w:r>
          </w:p>
        </w:tc>
        <w:tc>
          <w:tcPr>
            <w:tcW w:w="5386" w:type="dxa"/>
            <w:tcBorders>
              <w:top w:val="single" w:sz="4" w:space="0" w:color="000000"/>
              <w:left w:val="nil"/>
              <w:bottom w:val="single" w:sz="4" w:space="0" w:color="000000"/>
            </w:tcBorders>
            <w:tcMar>
              <w:top w:w="0" w:type="dxa"/>
              <w:left w:w="108" w:type="dxa"/>
              <w:bottom w:w="0" w:type="dxa"/>
              <w:right w:w="108" w:type="dxa"/>
            </w:tcMar>
            <w:hideMark/>
          </w:tcPr>
          <w:p w14:paraId="27A437E6" w14:textId="6D4BB738" w:rsidR="00893B05" w:rsidRDefault="00893B05">
            <w:pPr>
              <w:spacing w:after="240"/>
              <w:rPr>
                <w:color w:val="000000"/>
                <w:sz w:val="22"/>
                <w:szCs w:val="22"/>
              </w:rPr>
            </w:pPr>
          </w:p>
        </w:tc>
      </w:tr>
      <w:tr w:rsidR="00893B05" w14:paraId="6C2F9CAF" w14:textId="77777777" w:rsidTr="007B79E4">
        <w:trPr>
          <w:trHeight w:val="410"/>
        </w:trPr>
        <w:tc>
          <w:tcPr>
            <w:tcW w:w="3865" w:type="dxa"/>
            <w:vMerge/>
            <w:tcBorders>
              <w:right w:val="single" w:sz="4" w:space="0" w:color="000000"/>
            </w:tcBorders>
            <w:vAlign w:val="center"/>
            <w:hideMark/>
          </w:tcPr>
          <w:p w14:paraId="64EE269B" w14:textId="77777777" w:rsidR="00893B05" w:rsidRDefault="00893B05">
            <w:pPr>
              <w:rPr>
                <w:rFonts w:ascii="Times New Roman" w:eastAsia="Times New Roman" w:hAnsi="Times New Roman" w:cs="Times New Roman"/>
                <w:b/>
                <w:bCs/>
                <w:color w:val="000000"/>
                <w:sz w:val="22"/>
                <w:szCs w:val="22"/>
              </w:rPr>
            </w:pPr>
          </w:p>
        </w:tc>
        <w:tc>
          <w:tcPr>
            <w:tcW w:w="383"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1F4BF3FC"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 xml:space="preserve">Attention: </w:t>
            </w:r>
          </w:p>
        </w:tc>
        <w:tc>
          <w:tcPr>
            <w:tcW w:w="5386" w:type="dxa"/>
            <w:tcBorders>
              <w:top w:val="single" w:sz="4" w:space="0" w:color="000000"/>
              <w:left w:val="nil"/>
              <w:bottom w:val="single" w:sz="4" w:space="0" w:color="000000"/>
            </w:tcBorders>
            <w:tcMar>
              <w:top w:w="0" w:type="dxa"/>
              <w:left w:w="108" w:type="dxa"/>
              <w:bottom w:w="0" w:type="dxa"/>
              <w:right w:w="108" w:type="dxa"/>
            </w:tcMar>
            <w:hideMark/>
          </w:tcPr>
          <w:p w14:paraId="3FDBBEB3" w14:textId="0CC0BF1B" w:rsidR="00893B05" w:rsidRDefault="00893B05">
            <w:pPr>
              <w:spacing w:after="240"/>
              <w:rPr>
                <w:color w:val="000000"/>
                <w:sz w:val="22"/>
                <w:szCs w:val="22"/>
              </w:rPr>
            </w:pPr>
          </w:p>
        </w:tc>
      </w:tr>
      <w:tr w:rsidR="00893B05" w14:paraId="7193565E" w14:textId="77777777" w:rsidTr="007B79E4">
        <w:trPr>
          <w:trHeight w:val="410"/>
        </w:trPr>
        <w:tc>
          <w:tcPr>
            <w:tcW w:w="3865" w:type="dxa"/>
            <w:vMerge/>
            <w:tcBorders>
              <w:bottom w:val="single" w:sz="4" w:space="0" w:color="000000"/>
              <w:right w:val="single" w:sz="4" w:space="0" w:color="000000"/>
            </w:tcBorders>
            <w:vAlign w:val="center"/>
            <w:hideMark/>
          </w:tcPr>
          <w:p w14:paraId="799AE699" w14:textId="77777777" w:rsidR="00893B05" w:rsidRDefault="00893B05">
            <w:pPr>
              <w:rPr>
                <w:rFonts w:ascii="Times New Roman" w:eastAsia="Times New Roman" w:hAnsi="Times New Roman" w:cs="Times New Roman"/>
                <w:b/>
                <w:bCs/>
                <w:color w:val="000000"/>
                <w:sz w:val="22"/>
                <w:szCs w:val="22"/>
              </w:rPr>
            </w:pPr>
          </w:p>
        </w:tc>
        <w:tc>
          <w:tcPr>
            <w:tcW w:w="383"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468D73B1"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 xml:space="preserve">Tel No: </w:t>
            </w:r>
          </w:p>
        </w:tc>
        <w:tc>
          <w:tcPr>
            <w:tcW w:w="5386" w:type="dxa"/>
            <w:tcBorders>
              <w:top w:val="single" w:sz="4" w:space="0" w:color="000000"/>
              <w:left w:val="nil"/>
              <w:bottom w:val="single" w:sz="4" w:space="0" w:color="000000"/>
            </w:tcBorders>
            <w:tcMar>
              <w:top w:w="0" w:type="dxa"/>
              <w:left w:w="108" w:type="dxa"/>
              <w:bottom w:w="0" w:type="dxa"/>
              <w:right w:w="108" w:type="dxa"/>
            </w:tcMar>
            <w:hideMark/>
          </w:tcPr>
          <w:p w14:paraId="3B9C2DBC" w14:textId="597027AE" w:rsidR="00893B05" w:rsidRDefault="00893B05">
            <w:pPr>
              <w:spacing w:after="240"/>
              <w:rPr>
                <w:color w:val="000000"/>
                <w:sz w:val="22"/>
                <w:szCs w:val="22"/>
              </w:rPr>
            </w:pPr>
          </w:p>
        </w:tc>
      </w:tr>
      <w:tr w:rsidR="00893B05" w14:paraId="3C5CA76E" w14:textId="77777777" w:rsidTr="007B79E4">
        <w:trPr>
          <w:trHeight w:val="295"/>
        </w:trPr>
        <w:tc>
          <w:tcPr>
            <w:tcW w:w="386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C654285" w14:textId="77777777" w:rsidR="00893B05" w:rsidRDefault="00F14863">
            <w:pPr>
              <w:spacing w:after="240"/>
              <w:jc w:val="left"/>
              <w:rPr>
                <w:color w:val="000000"/>
                <w:sz w:val="22"/>
                <w:szCs w:val="22"/>
              </w:rPr>
            </w:pPr>
            <w:r>
              <w:rPr>
                <w:rFonts w:ascii="Times New Roman" w:eastAsia="Times New Roman" w:hAnsi="Times New Roman" w:cs="Times New Roman"/>
                <w:color w:val="000000"/>
                <w:sz w:val="22"/>
                <w:szCs w:val="22"/>
              </w:rPr>
              <w:t>VAT Registration Number</w:t>
            </w:r>
          </w:p>
        </w:tc>
        <w:tc>
          <w:tcPr>
            <w:tcW w:w="5769" w:type="dxa"/>
            <w:gridSpan w:val="2"/>
            <w:tcBorders>
              <w:top w:val="single" w:sz="4" w:space="0" w:color="000000"/>
              <w:left w:val="single" w:sz="4" w:space="0" w:color="000000"/>
              <w:bottom w:val="single" w:sz="4" w:space="0" w:color="000000"/>
            </w:tcBorders>
            <w:tcMar>
              <w:top w:w="0" w:type="dxa"/>
              <w:left w:w="108" w:type="dxa"/>
              <w:bottom w:w="0" w:type="dxa"/>
              <w:right w:w="108" w:type="dxa"/>
            </w:tcMar>
            <w:hideMark/>
          </w:tcPr>
          <w:p w14:paraId="13B5B13A" w14:textId="3EAF12E1" w:rsidR="00893B05" w:rsidRDefault="00893B05">
            <w:pPr>
              <w:spacing w:after="240"/>
              <w:rPr>
                <w:color w:val="000000"/>
                <w:sz w:val="22"/>
                <w:szCs w:val="22"/>
              </w:rPr>
            </w:pPr>
          </w:p>
        </w:tc>
      </w:tr>
      <w:tr w:rsidR="00893B05" w14:paraId="4C1F032E" w14:textId="77777777" w:rsidTr="007B79E4">
        <w:trPr>
          <w:trHeight w:val="387"/>
        </w:trPr>
        <w:tc>
          <w:tcPr>
            <w:tcW w:w="3865" w:type="dxa"/>
            <w:vMerge w:val="restart"/>
            <w:tcBorders>
              <w:top w:val="single" w:sz="4" w:space="0" w:color="000000"/>
              <w:bottom w:val="nil"/>
              <w:right w:val="single" w:sz="4" w:space="0" w:color="000000"/>
            </w:tcBorders>
            <w:tcMar>
              <w:top w:w="0" w:type="dxa"/>
              <w:left w:w="108" w:type="dxa"/>
              <w:bottom w:w="0" w:type="dxa"/>
              <w:right w:w="108" w:type="dxa"/>
            </w:tcMar>
            <w:hideMark/>
          </w:tcPr>
          <w:p w14:paraId="49900AFD"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 xml:space="preserve">Service Provider Banking Details (copy of the bank letter no older than 3 months to be submitted) </w:t>
            </w:r>
          </w:p>
        </w:tc>
        <w:tc>
          <w:tcPr>
            <w:tcW w:w="383"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3602788F"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 xml:space="preserve">Bank </w:t>
            </w:r>
          </w:p>
        </w:tc>
        <w:tc>
          <w:tcPr>
            <w:tcW w:w="5386" w:type="dxa"/>
            <w:tcBorders>
              <w:top w:val="single" w:sz="4" w:space="0" w:color="000000"/>
              <w:left w:val="nil"/>
              <w:bottom w:val="single" w:sz="4" w:space="0" w:color="000000"/>
            </w:tcBorders>
            <w:tcMar>
              <w:top w:w="0" w:type="dxa"/>
              <w:left w:w="108" w:type="dxa"/>
              <w:bottom w:w="0" w:type="dxa"/>
              <w:right w:w="108" w:type="dxa"/>
            </w:tcMar>
            <w:hideMark/>
          </w:tcPr>
          <w:p w14:paraId="17D7C7F7" w14:textId="5D742551" w:rsidR="00893B05" w:rsidRDefault="00893B05">
            <w:pPr>
              <w:spacing w:after="240"/>
              <w:rPr>
                <w:color w:val="000000"/>
                <w:sz w:val="22"/>
                <w:szCs w:val="22"/>
              </w:rPr>
            </w:pPr>
          </w:p>
        </w:tc>
      </w:tr>
      <w:tr w:rsidR="00893B05" w14:paraId="6ED35EC3" w14:textId="77777777" w:rsidTr="007B79E4">
        <w:trPr>
          <w:trHeight w:val="387"/>
        </w:trPr>
        <w:tc>
          <w:tcPr>
            <w:tcW w:w="3865" w:type="dxa"/>
            <w:vMerge/>
            <w:tcBorders>
              <w:right w:val="single" w:sz="4" w:space="0" w:color="000000"/>
            </w:tcBorders>
            <w:vAlign w:val="center"/>
            <w:hideMark/>
          </w:tcPr>
          <w:p w14:paraId="5CC9DB3E" w14:textId="77777777" w:rsidR="00893B05" w:rsidRDefault="00893B05">
            <w:pPr>
              <w:rPr>
                <w:rFonts w:ascii="Times New Roman" w:eastAsia="Times New Roman" w:hAnsi="Times New Roman" w:cs="Times New Roman"/>
                <w:color w:val="000000"/>
                <w:sz w:val="22"/>
                <w:szCs w:val="22"/>
              </w:rPr>
            </w:pPr>
          </w:p>
        </w:tc>
        <w:tc>
          <w:tcPr>
            <w:tcW w:w="383"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46ECCA11"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Branch</w:t>
            </w:r>
          </w:p>
        </w:tc>
        <w:tc>
          <w:tcPr>
            <w:tcW w:w="5386" w:type="dxa"/>
            <w:tcBorders>
              <w:top w:val="single" w:sz="4" w:space="0" w:color="000000"/>
              <w:left w:val="nil"/>
              <w:bottom w:val="single" w:sz="4" w:space="0" w:color="000000"/>
            </w:tcBorders>
            <w:tcMar>
              <w:top w:w="0" w:type="dxa"/>
              <w:left w:w="108" w:type="dxa"/>
              <w:bottom w:w="0" w:type="dxa"/>
              <w:right w:w="108" w:type="dxa"/>
            </w:tcMar>
            <w:hideMark/>
          </w:tcPr>
          <w:p w14:paraId="0510C146" w14:textId="4BC87DA0" w:rsidR="00893B05" w:rsidRDefault="00893B05">
            <w:pPr>
              <w:spacing w:after="240"/>
              <w:rPr>
                <w:color w:val="000000"/>
                <w:sz w:val="22"/>
                <w:szCs w:val="22"/>
              </w:rPr>
            </w:pPr>
          </w:p>
        </w:tc>
      </w:tr>
      <w:tr w:rsidR="00893B05" w14:paraId="51D2F52B" w14:textId="77777777" w:rsidTr="007B79E4">
        <w:trPr>
          <w:trHeight w:val="387"/>
        </w:trPr>
        <w:tc>
          <w:tcPr>
            <w:tcW w:w="3865" w:type="dxa"/>
            <w:vMerge/>
            <w:tcBorders>
              <w:right w:val="single" w:sz="4" w:space="0" w:color="000000"/>
            </w:tcBorders>
            <w:vAlign w:val="center"/>
            <w:hideMark/>
          </w:tcPr>
          <w:p w14:paraId="3DE751DB" w14:textId="77777777" w:rsidR="00893B05" w:rsidRDefault="00893B05">
            <w:pPr>
              <w:rPr>
                <w:rFonts w:ascii="Times New Roman" w:eastAsia="Times New Roman" w:hAnsi="Times New Roman" w:cs="Times New Roman"/>
                <w:color w:val="000000"/>
                <w:sz w:val="22"/>
                <w:szCs w:val="22"/>
              </w:rPr>
            </w:pPr>
          </w:p>
        </w:tc>
        <w:tc>
          <w:tcPr>
            <w:tcW w:w="383"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6E3C1180"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Branch Code</w:t>
            </w:r>
          </w:p>
        </w:tc>
        <w:tc>
          <w:tcPr>
            <w:tcW w:w="5386" w:type="dxa"/>
            <w:tcBorders>
              <w:top w:val="single" w:sz="4" w:space="0" w:color="000000"/>
              <w:left w:val="nil"/>
              <w:bottom w:val="single" w:sz="4" w:space="0" w:color="000000"/>
            </w:tcBorders>
            <w:tcMar>
              <w:top w:w="0" w:type="dxa"/>
              <w:left w:w="108" w:type="dxa"/>
              <w:bottom w:w="0" w:type="dxa"/>
              <w:right w:w="108" w:type="dxa"/>
            </w:tcMar>
            <w:hideMark/>
          </w:tcPr>
          <w:p w14:paraId="11785EA1" w14:textId="65883DDC" w:rsidR="00893B05" w:rsidRDefault="00893B05">
            <w:pPr>
              <w:spacing w:after="240"/>
              <w:rPr>
                <w:color w:val="000000"/>
                <w:sz w:val="22"/>
                <w:szCs w:val="22"/>
              </w:rPr>
            </w:pPr>
          </w:p>
        </w:tc>
      </w:tr>
      <w:tr w:rsidR="00893B05" w14:paraId="0A4EEABD" w14:textId="77777777" w:rsidTr="007B79E4">
        <w:trPr>
          <w:trHeight w:val="387"/>
        </w:trPr>
        <w:tc>
          <w:tcPr>
            <w:tcW w:w="3865" w:type="dxa"/>
            <w:vMerge/>
            <w:tcBorders>
              <w:right w:val="single" w:sz="4" w:space="0" w:color="000000"/>
            </w:tcBorders>
            <w:vAlign w:val="center"/>
            <w:hideMark/>
          </w:tcPr>
          <w:p w14:paraId="251452AE" w14:textId="77777777" w:rsidR="00893B05" w:rsidRDefault="00893B05">
            <w:pPr>
              <w:rPr>
                <w:rFonts w:ascii="Times New Roman" w:eastAsia="Times New Roman" w:hAnsi="Times New Roman" w:cs="Times New Roman"/>
                <w:color w:val="000000"/>
                <w:sz w:val="22"/>
                <w:szCs w:val="22"/>
              </w:rPr>
            </w:pPr>
          </w:p>
        </w:tc>
        <w:tc>
          <w:tcPr>
            <w:tcW w:w="383"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17B4B1CF"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Account Holder</w:t>
            </w:r>
          </w:p>
        </w:tc>
        <w:tc>
          <w:tcPr>
            <w:tcW w:w="5386" w:type="dxa"/>
            <w:tcBorders>
              <w:top w:val="single" w:sz="4" w:space="0" w:color="000000"/>
              <w:left w:val="nil"/>
              <w:bottom w:val="single" w:sz="4" w:space="0" w:color="000000"/>
            </w:tcBorders>
            <w:tcMar>
              <w:top w:w="0" w:type="dxa"/>
              <w:left w:w="108" w:type="dxa"/>
              <w:bottom w:w="0" w:type="dxa"/>
              <w:right w:w="108" w:type="dxa"/>
            </w:tcMar>
            <w:hideMark/>
          </w:tcPr>
          <w:p w14:paraId="0A160873" w14:textId="36BA1FDA" w:rsidR="00893B05" w:rsidRDefault="00893B05">
            <w:pPr>
              <w:spacing w:after="240"/>
              <w:rPr>
                <w:color w:val="000000"/>
                <w:sz w:val="22"/>
                <w:szCs w:val="22"/>
              </w:rPr>
            </w:pPr>
          </w:p>
        </w:tc>
      </w:tr>
      <w:tr w:rsidR="00893B05" w14:paraId="1F47EDB5" w14:textId="77777777" w:rsidTr="007B79E4">
        <w:trPr>
          <w:trHeight w:val="387"/>
        </w:trPr>
        <w:tc>
          <w:tcPr>
            <w:tcW w:w="3865" w:type="dxa"/>
            <w:vMerge/>
            <w:tcBorders>
              <w:bottom w:val="single" w:sz="4" w:space="0" w:color="000000"/>
              <w:right w:val="single" w:sz="4" w:space="0" w:color="000000"/>
            </w:tcBorders>
            <w:vAlign w:val="center"/>
            <w:hideMark/>
          </w:tcPr>
          <w:p w14:paraId="109008AA" w14:textId="77777777" w:rsidR="00893B05" w:rsidRDefault="00893B05">
            <w:pPr>
              <w:rPr>
                <w:rFonts w:ascii="Times New Roman" w:eastAsia="Times New Roman" w:hAnsi="Times New Roman" w:cs="Times New Roman"/>
                <w:color w:val="000000"/>
                <w:sz w:val="22"/>
                <w:szCs w:val="22"/>
              </w:rPr>
            </w:pPr>
          </w:p>
        </w:tc>
        <w:tc>
          <w:tcPr>
            <w:tcW w:w="383" w:type="dxa"/>
            <w:tcBorders>
              <w:top w:val="single" w:sz="4" w:space="0" w:color="000000"/>
              <w:left w:val="single" w:sz="4" w:space="0" w:color="000000"/>
              <w:right w:val="nil"/>
            </w:tcBorders>
            <w:tcMar>
              <w:top w:w="0" w:type="dxa"/>
              <w:left w:w="108" w:type="dxa"/>
              <w:bottom w:w="0" w:type="dxa"/>
              <w:right w:w="108" w:type="dxa"/>
            </w:tcMar>
            <w:hideMark/>
          </w:tcPr>
          <w:p w14:paraId="00A9177C" w14:textId="77777777" w:rsidR="00893B05" w:rsidRDefault="00F14863">
            <w:pPr>
              <w:spacing w:after="240"/>
              <w:rPr>
                <w:color w:val="000000"/>
                <w:sz w:val="22"/>
                <w:szCs w:val="22"/>
              </w:rPr>
            </w:pPr>
            <w:r>
              <w:rPr>
                <w:rFonts w:ascii="Times New Roman" w:eastAsia="Times New Roman" w:hAnsi="Times New Roman" w:cs="Times New Roman"/>
                <w:color w:val="000000"/>
                <w:sz w:val="22"/>
                <w:szCs w:val="22"/>
              </w:rPr>
              <w:t>Account No.</w:t>
            </w:r>
          </w:p>
        </w:tc>
        <w:tc>
          <w:tcPr>
            <w:tcW w:w="5386" w:type="dxa"/>
            <w:tcBorders>
              <w:top w:val="single" w:sz="4" w:space="0" w:color="000000"/>
              <w:left w:val="nil"/>
            </w:tcBorders>
            <w:tcMar>
              <w:top w:w="0" w:type="dxa"/>
              <w:left w:w="108" w:type="dxa"/>
              <w:bottom w:w="0" w:type="dxa"/>
              <w:right w:w="108" w:type="dxa"/>
            </w:tcMar>
            <w:hideMark/>
          </w:tcPr>
          <w:p w14:paraId="71F6AC96" w14:textId="1D64BC7F" w:rsidR="00893B05" w:rsidRDefault="00F14863">
            <w:pPr>
              <w:spacing w:after="240"/>
              <w:rPr>
                <w:color w:val="000000"/>
                <w:sz w:val="22"/>
                <w:szCs w:val="22"/>
              </w:rPr>
            </w:pPr>
            <w:r>
              <w:rPr>
                <w:rFonts w:ascii="Times New Roman" w:eastAsia="Times New Roman" w:hAnsi="Times New Roman" w:cs="Times New Roman"/>
                <w:color w:val="000000"/>
                <w:sz w:val="22"/>
                <w:szCs w:val="22"/>
              </w:rPr>
              <w:t>02</w:t>
            </w:r>
          </w:p>
        </w:tc>
      </w:tr>
    </w:tbl>
    <w:p w14:paraId="2576F779" w14:textId="77777777" w:rsidR="00893B05" w:rsidRDefault="00893B05">
      <w:pPr>
        <w:rPr>
          <w:rFonts w:ascii="Times New Roman" w:eastAsia="Times New Roman" w:hAnsi="Times New Roman" w:cs="Times New Roman"/>
          <w:sz w:val="22"/>
          <w:szCs w:val="22"/>
        </w:rPr>
      </w:pPr>
    </w:p>
    <w:p w14:paraId="600091B4" w14:textId="77777777" w:rsidR="00893B05" w:rsidRDefault="00F14863">
      <w:pPr>
        <w:keepNext/>
        <w:spacing w:before="240"/>
        <w:rPr>
          <w:sz w:val="22"/>
          <w:szCs w:val="22"/>
        </w:rPr>
      </w:pPr>
      <w:r>
        <w:rPr>
          <w:rFonts w:ascii="Times New Roman" w:eastAsia="Times New Roman" w:hAnsi="Times New Roman" w:cs="Times New Roman"/>
          <w:b/>
          <w:bCs/>
          <w:sz w:val="22"/>
          <w:szCs w:val="22"/>
        </w:rPr>
        <w:t>Introduction</w:t>
      </w:r>
    </w:p>
    <w:p w14:paraId="10E2A1CD" w14:textId="77777777" w:rsidR="00893B05" w:rsidRDefault="00F14863">
      <w:pPr>
        <w:numPr>
          <w:ilvl w:val="0"/>
          <w:numId w:val="1"/>
        </w:numPr>
        <w:pBdr>
          <w:left w:val="none" w:sz="0" w:space="20" w:color="auto"/>
        </w:pBdr>
        <w:spacing w:before="240"/>
        <w:ind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The Recipient has a requirement for the Services.</w:t>
      </w:r>
    </w:p>
    <w:p w14:paraId="6165EF2A" w14:textId="77777777" w:rsidR="00893B05" w:rsidRDefault="00F14863">
      <w:pPr>
        <w:numPr>
          <w:ilvl w:val="0"/>
          <w:numId w:val="1"/>
        </w:numPr>
        <w:pBdr>
          <w:left w:val="none" w:sz="0" w:space="20" w:color="auto"/>
        </w:pBdr>
        <w:spacing w:before="240"/>
        <w:ind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The Service Provider is an expert in the provision of such Services.</w:t>
      </w:r>
    </w:p>
    <w:p w14:paraId="1E951938" w14:textId="77777777" w:rsidR="00893B05" w:rsidRDefault="00F14863">
      <w:pPr>
        <w:numPr>
          <w:ilvl w:val="0"/>
          <w:numId w:val="1"/>
        </w:numPr>
        <w:pBdr>
          <w:left w:val="none" w:sz="0" w:space="20" w:color="auto"/>
        </w:pBdr>
        <w:spacing w:before="240"/>
        <w:ind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The Recipient hereby appoints the Service Provider to provide the Services to it.  The Service Provider hereby accepts the appointment referred to above.</w:t>
      </w:r>
    </w:p>
    <w:p w14:paraId="58F52F97" w14:textId="77777777" w:rsidR="00893B05" w:rsidRDefault="00F14863">
      <w:pPr>
        <w:numPr>
          <w:ilvl w:val="0"/>
          <w:numId w:val="1"/>
        </w:numPr>
        <w:pBdr>
          <w:left w:val="none" w:sz="0" w:space="20" w:color="auto"/>
        </w:pBdr>
        <w:spacing w:before="240"/>
        <w:ind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The Services rendered by the Service Provider are governed by this Agreement.</w:t>
      </w:r>
    </w:p>
    <w:p w14:paraId="512FA12D" w14:textId="77777777" w:rsidR="00893B05" w:rsidRDefault="00F14863">
      <w:pPr>
        <w:numPr>
          <w:ilvl w:val="0"/>
          <w:numId w:val="1"/>
        </w:numPr>
        <w:pBdr>
          <w:left w:val="none" w:sz="0" w:space="21" w:color="auto"/>
        </w:pBdr>
        <w:spacing w:before="240"/>
        <w:ind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 is specifically acknowledged and agreed that this Agreement comprises of this </w:t>
      </w:r>
      <w:r>
        <w:rPr>
          <w:rFonts w:ascii="Times New Roman" w:eastAsia="Times New Roman" w:hAnsi="Times New Roman" w:cs="Times New Roman"/>
          <w:b/>
          <w:bCs/>
          <w:sz w:val="22"/>
          <w:szCs w:val="22"/>
        </w:rPr>
        <w:t>Part 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Schedule of Contract Details</w:t>
      </w:r>
      <w:r>
        <w:rPr>
          <w:rFonts w:ascii="Times New Roman" w:eastAsia="Times New Roman" w:hAnsi="Times New Roman" w:cs="Times New Roman"/>
          <w:sz w:val="22"/>
          <w:szCs w:val="22"/>
        </w:rPr>
        <w:t xml:space="preserve">) as read together with </w:t>
      </w:r>
      <w:r>
        <w:rPr>
          <w:rFonts w:ascii="Times New Roman" w:eastAsia="Times New Roman" w:hAnsi="Times New Roman" w:cs="Times New Roman"/>
          <w:b/>
          <w:bCs/>
          <w:sz w:val="22"/>
          <w:szCs w:val="22"/>
        </w:rPr>
        <w:t>Part B</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Terms and Conditions</w:t>
      </w:r>
      <w:r>
        <w:rPr>
          <w:rFonts w:ascii="Times New Roman" w:eastAsia="Times New Roman" w:hAnsi="Times New Roman" w:cs="Times New Roman"/>
          <w:sz w:val="22"/>
          <w:szCs w:val="22"/>
        </w:rPr>
        <w:t xml:space="preserve">).  In the event of a conflict between the terms of this </w:t>
      </w:r>
      <w:r>
        <w:rPr>
          <w:rFonts w:ascii="Times New Roman" w:eastAsia="Times New Roman" w:hAnsi="Times New Roman" w:cs="Times New Roman"/>
          <w:b/>
          <w:bCs/>
          <w:sz w:val="22"/>
          <w:szCs w:val="22"/>
        </w:rPr>
        <w:t>Part 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Schedule of Contract Details</w:t>
      </w:r>
      <w:r>
        <w:rPr>
          <w:rFonts w:ascii="Times New Roman" w:eastAsia="Times New Roman" w:hAnsi="Times New Roman" w:cs="Times New Roman"/>
          <w:sz w:val="22"/>
          <w:szCs w:val="22"/>
        </w:rPr>
        <w:t xml:space="preserve">) and the terms of </w:t>
      </w:r>
      <w:r>
        <w:rPr>
          <w:rFonts w:ascii="Times New Roman" w:eastAsia="Times New Roman" w:hAnsi="Times New Roman" w:cs="Times New Roman"/>
          <w:b/>
          <w:bCs/>
          <w:sz w:val="22"/>
          <w:szCs w:val="22"/>
        </w:rPr>
        <w:t xml:space="preserve">Part B </w:t>
      </w:r>
      <w:r>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Terms and Conditions</w:t>
      </w:r>
      <w:r>
        <w:rPr>
          <w:rFonts w:ascii="Times New Roman" w:eastAsia="Times New Roman" w:hAnsi="Times New Roman" w:cs="Times New Roman"/>
          <w:sz w:val="22"/>
          <w:szCs w:val="22"/>
        </w:rPr>
        <w:t xml:space="preserve">), the terms of this </w:t>
      </w:r>
      <w:r>
        <w:rPr>
          <w:rFonts w:ascii="Times New Roman" w:eastAsia="Times New Roman" w:hAnsi="Times New Roman" w:cs="Times New Roman"/>
          <w:b/>
          <w:bCs/>
          <w:sz w:val="22"/>
          <w:szCs w:val="22"/>
        </w:rPr>
        <w:t>Part 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Schedule of Contract Details</w:t>
      </w:r>
      <w:r>
        <w:rPr>
          <w:rFonts w:ascii="Times New Roman" w:eastAsia="Times New Roman" w:hAnsi="Times New Roman" w:cs="Times New Roman"/>
          <w:sz w:val="22"/>
          <w:szCs w:val="22"/>
        </w:rPr>
        <w:t>) shall prevail.</w:t>
      </w:r>
    </w:p>
    <w:p w14:paraId="2B4715B6" w14:textId="77777777" w:rsidR="00893B05" w:rsidRDefault="00F14863">
      <w:pPr>
        <w:keepNext/>
        <w:spacing w:before="240"/>
        <w:rPr>
          <w:sz w:val="22"/>
          <w:szCs w:val="22"/>
        </w:rPr>
      </w:pPr>
      <w:r>
        <w:rPr>
          <w:rFonts w:ascii="Times New Roman" w:eastAsia="Times New Roman" w:hAnsi="Times New Roman" w:cs="Times New Roman"/>
          <w:b/>
          <w:bCs/>
          <w:sz w:val="22"/>
          <w:szCs w:val="22"/>
        </w:rPr>
        <w:t>Further particulars</w:t>
      </w:r>
    </w:p>
    <w:p w14:paraId="6118C334" w14:textId="77777777" w:rsidR="00893B05" w:rsidRDefault="00F14863">
      <w:pPr>
        <w:numPr>
          <w:ilvl w:val="0"/>
          <w:numId w:val="2"/>
        </w:numPr>
        <w:pBdr>
          <w:left w:val="none" w:sz="0" w:space="4" w:color="auto"/>
        </w:pBdr>
        <w:spacing w:before="240" w:line="360" w:lineRule="auto"/>
        <w:ind w:left="360"/>
        <w:rPr>
          <w:rFonts w:ascii="Times New Roman" w:eastAsia="Times New Roman" w:hAnsi="Times New Roman" w:cs="Times New Roman"/>
          <w:sz w:val="22"/>
          <w:szCs w:val="22"/>
        </w:rPr>
      </w:pPr>
      <w:bookmarkStart w:id="8" w:name="_Ref77108363"/>
      <w:r>
        <w:rPr>
          <w:rFonts w:ascii="Times New Roman" w:eastAsia="Times New Roman" w:hAnsi="Times New Roman" w:cs="Times New Roman"/>
          <w:b/>
          <w:bCs/>
          <w:sz w:val="22"/>
          <w:szCs w:val="22"/>
        </w:rPr>
        <w:t>Services</w:t>
      </w:r>
      <w:r>
        <w:rPr>
          <w:rFonts w:ascii="Times New Roman" w:eastAsia="Times New Roman" w:hAnsi="Times New Roman" w:cs="Times New Roman"/>
          <w:sz w:val="22"/>
          <w:szCs w:val="22"/>
        </w:rPr>
        <w:t xml:space="preserve">: As stipulated in Annexure A to this </w:t>
      </w:r>
      <w:r>
        <w:rPr>
          <w:rFonts w:ascii="Times New Roman" w:eastAsia="Times New Roman" w:hAnsi="Times New Roman" w:cs="Times New Roman"/>
          <w:b/>
          <w:bCs/>
          <w:sz w:val="22"/>
          <w:szCs w:val="22"/>
        </w:rPr>
        <w:t>Part 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Schedule of Contract Details</w:t>
      </w:r>
      <w:r>
        <w:rPr>
          <w:rFonts w:ascii="Times New Roman" w:eastAsia="Times New Roman" w:hAnsi="Times New Roman" w:cs="Times New Roman"/>
          <w:sz w:val="22"/>
          <w:szCs w:val="22"/>
        </w:rPr>
        <w:t>).</w:t>
      </w:r>
      <w:bookmarkEnd w:id="8"/>
    </w:p>
    <w:p w14:paraId="0E0584CD" w14:textId="77777777" w:rsidR="00893B05" w:rsidRDefault="00F14863">
      <w:pPr>
        <w:numPr>
          <w:ilvl w:val="0"/>
          <w:numId w:val="2"/>
        </w:numPr>
        <w:pBdr>
          <w:left w:val="none" w:sz="0" w:space="4" w:color="auto"/>
        </w:pBdr>
        <w:spacing w:before="240" w:line="360" w:lineRule="auto"/>
        <w:ind w:left="360"/>
        <w:rPr>
          <w:rFonts w:ascii="Times New Roman" w:eastAsia="Times New Roman" w:hAnsi="Times New Roman" w:cs="Times New Roman"/>
          <w:sz w:val="22"/>
          <w:szCs w:val="22"/>
        </w:rPr>
      </w:pPr>
      <w:bookmarkStart w:id="9" w:name="_Ref78292541"/>
      <w:r>
        <w:rPr>
          <w:rFonts w:ascii="Times New Roman" w:eastAsia="Times New Roman" w:hAnsi="Times New Roman" w:cs="Times New Roman"/>
          <w:b/>
          <w:bCs/>
          <w:sz w:val="22"/>
          <w:szCs w:val="22"/>
        </w:rPr>
        <w:t>Premises where Services are to be provided (if not provided remotely)</w:t>
      </w:r>
      <w:r>
        <w:rPr>
          <w:rFonts w:ascii="Times New Roman" w:eastAsia="Times New Roman" w:hAnsi="Times New Roman" w:cs="Times New Roman"/>
          <w:sz w:val="22"/>
          <w:szCs w:val="22"/>
        </w:rPr>
        <w:t>:</w:t>
      </w:r>
      <w:bookmarkEnd w:id="9"/>
      <w:r>
        <w:rPr>
          <w:rFonts w:ascii="Times New Roman" w:eastAsia="Times New Roman" w:hAnsi="Times New Roman" w:cs="Times New Roman"/>
          <w:sz w:val="22"/>
          <w:szCs w:val="22"/>
        </w:rPr>
        <w:t xml:space="preserve"> </w:t>
      </w:r>
    </w:p>
    <w:p w14:paraId="04C456F6" w14:textId="19E5E230" w:rsidR="00893B05" w:rsidRDefault="00F14863">
      <w:pPr>
        <w:spacing w:before="240" w:line="360" w:lineRule="auto"/>
        <w:ind w:left="360"/>
        <w:rPr>
          <w:sz w:val="22"/>
          <w:szCs w:val="22"/>
        </w:rPr>
      </w:pPr>
      <w:r w:rsidRPr="00F065EC">
        <w:rPr>
          <w:rFonts w:ascii="Times New Roman" w:eastAsia="Times New Roman" w:hAnsi="Times New Roman" w:cs="Times New Roman"/>
          <w:sz w:val="22"/>
          <w:szCs w:val="22"/>
        </w:rPr>
        <w:t xml:space="preserve">The Services are to be provide remotely, and in the event where physical presence is required at the Recipient Premises same shall be </w:t>
      </w:r>
      <w:r w:rsidR="00F065EC" w:rsidRPr="00F065EC">
        <w:rPr>
          <w:rFonts w:ascii="Times New Roman" w:eastAsia="Times New Roman" w:hAnsi="Times New Roman" w:cs="Times New Roman"/>
          <w:sz w:val="22"/>
          <w:szCs w:val="22"/>
        </w:rPr>
        <w:t>at Umbono</w:t>
      </w:r>
      <w:r>
        <w:rPr>
          <w:rFonts w:ascii="Times New Roman" w:eastAsia="Times New Roman" w:hAnsi="Times New Roman" w:cs="Times New Roman"/>
          <w:sz w:val="22"/>
          <w:szCs w:val="22"/>
        </w:rPr>
        <w:t xml:space="preserve"> Building, 20 Industrie Road, Isando or such place as may be communicated by the Recipient.</w:t>
      </w:r>
    </w:p>
    <w:p w14:paraId="66204A16" w14:textId="2C016017" w:rsidR="00893B05" w:rsidRPr="00F065EC" w:rsidRDefault="00F14863">
      <w:pPr>
        <w:numPr>
          <w:ilvl w:val="0"/>
          <w:numId w:val="3"/>
        </w:numPr>
        <w:pBdr>
          <w:left w:val="none" w:sz="0" w:space="4" w:color="auto"/>
        </w:pBdr>
        <w:spacing w:before="240" w:line="360" w:lineRule="auto"/>
        <w:ind w:left="360"/>
        <w:jc w:val="left"/>
        <w:rPr>
          <w:rFonts w:ascii="Times New Roman" w:eastAsia="Times New Roman" w:hAnsi="Times New Roman" w:cs="Times New Roman"/>
          <w:sz w:val="22"/>
          <w:szCs w:val="22"/>
        </w:rPr>
      </w:pPr>
      <w:bookmarkStart w:id="10" w:name="_Ref78292656"/>
      <w:bookmarkStart w:id="11" w:name="_Ref77112331"/>
      <w:r>
        <w:rPr>
          <w:rFonts w:ascii="Times New Roman" w:eastAsia="Times New Roman" w:hAnsi="Times New Roman" w:cs="Times New Roman"/>
          <w:b/>
          <w:bCs/>
          <w:sz w:val="22"/>
          <w:szCs w:val="22"/>
        </w:rPr>
        <w:t>Service Hours</w:t>
      </w:r>
      <w:bookmarkEnd w:id="10"/>
      <w:r w:rsidR="00F065EC" w:rsidRPr="00F065EC">
        <w:rPr>
          <w:rFonts w:ascii="Times New Roman" w:eastAsia="Times New Roman" w:hAnsi="Times New Roman" w:cs="Times New Roman"/>
          <w:sz w:val="22"/>
          <w:szCs w:val="22"/>
        </w:rPr>
        <w:t>:</w:t>
      </w:r>
      <w:r w:rsidRPr="00F065EC">
        <w:rPr>
          <w:rFonts w:ascii="Times New Roman" w:eastAsia="Times New Roman" w:hAnsi="Times New Roman" w:cs="Times New Roman"/>
          <w:b/>
          <w:bCs/>
          <w:sz w:val="22"/>
          <w:szCs w:val="22"/>
        </w:rPr>
        <w:t xml:space="preserve"> </w:t>
      </w:r>
      <w:r w:rsidR="0077751A" w:rsidRPr="00895B9C">
        <w:rPr>
          <w:rFonts w:ascii="Times New Roman" w:eastAsia="Times New Roman" w:hAnsi="Times New Roman" w:cs="Times New Roman"/>
          <w:sz w:val="22"/>
          <w:szCs w:val="22"/>
        </w:rPr>
        <w:t xml:space="preserve">Proactively support and monitor </w:t>
      </w:r>
      <w:r w:rsidR="00BB5184">
        <w:rPr>
          <w:rFonts w:ascii="Times New Roman" w:eastAsia="Times New Roman" w:hAnsi="Times New Roman" w:cs="Times New Roman"/>
          <w:sz w:val="22"/>
          <w:szCs w:val="22"/>
        </w:rPr>
        <w:t xml:space="preserve">the </w:t>
      </w:r>
      <w:r w:rsidR="00FE50BD">
        <w:rPr>
          <w:rFonts w:ascii="Times New Roman" w:eastAsia="Times New Roman" w:hAnsi="Times New Roman" w:cs="Times New Roman"/>
          <w:sz w:val="22"/>
          <w:szCs w:val="22"/>
        </w:rPr>
        <w:t>recipients’</w:t>
      </w:r>
      <w:r w:rsidR="00BB5184">
        <w:rPr>
          <w:rFonts w:ascii="Times New Roman" w:eastAsia="Times New Roman" w:hAnsi="Times New Roman" w:cs="Times New Roman"/>
          <w:sz w:val="22"/>
          <w:szCs w:val="22"/>
        </w:rPr>
        <w:t xml:space="preserve"> services o</w:t>
      </w:r>
      <w:r w:rsidR="005B16AD">
        <w:rPr>
          <w:rFonts w:ascii="Times New Roman" w:eastAsia="Times New Roman" w:hAnsi="Times New Roman" w:cs="Times New Roman"/>
          <w:sz w:val="22"/>
          <w:szCs w:val="22"/>
        </w:rPr>
        <w:t xml:space="preserve">n a </w:t>
      </w:r>
      <w:r w:rsidR="0077751A" w:rsidRPr="00895B9C">
        <w:rPr>
          <w:rFonts w:ascii="Times New Roman" w:eastAsia="Times New Roman" w:hAnsi="Times New Roman" w:cs="Times New Roman"/>
          <w:sz w:val="22"/>
          <w:szCs w:val="22"/>
        </w:rPr>
        <w:t>24x7</w:t>
      </w:r>
      <w:r w:rsidR="00F731AF">
        <w:rPr>
          <w:rFonts w:ascii="Times New Roman" w:eastAsia="Times New Roman" w:hAnsi="Times New Roman" w:cs="Times New Roman"/>
          <w:sz w:val="22"/>
          <w:szCs w:val="22"/>
        </w:rPr>
        <w:t>x365</w:t>
      </w:r>
      <w:r w:rsidR="0077751A" w:rsidRPr="00895B9C">
        <w:rPr>
          <w:rFonts w:ascii="Times New Roman" w:eastAsia="Times New Roman" w:hAnsi="Times New Roman" w:cs="Times New Roman"/>
          <w:sz w:val="22"/>
          <w:szCs w:val="22"/>
        </w:rPr>
        <w:t xml:space="preserve"> </w:t>
      </w:r>
      <w:r w:rsidR="005B16AD">
        <w:rPr>
          <w:rFonts w:ascii="Times New Roman" w:eastAsia="Times New Roman" w:hAnsi="Times New Roman" w:cs="Times New Roman"/>
          <w:sz w:val="22"/>
          <w:szCs w:val="22"/>
        </w:rPr>
        <w:t xml:space="preserve">basis, </w:t>
      </w:r>
      <w:r w:rsidR="0077751A" w:rsidRPr="00895B9C">
        <w:rPr>
          <w:rFonts w:ascii="Times New Roman" w:eastAsia="Times New Roman" w:hAnsi="Times New Roman" w:cs="Times New Roman"/>
          <w:sz w:val="22"/>
          <w:szCs w:val="22"/>
        </w:rPr>
        <w:t xml:space="preserve">including attending to </w:t>
      </w:r>
      <w:r w:rsidR="002F4E9E">
        <w:rPr>
          <w:rFonts w:ascii="Times New Roman" w:eastAsia="Times New Roman" w:hAnsi="Times New Roman" w:cs="Times New Roman"/>
          <w:sz w:val="22"/>
          <w:szCs w:val="22"/>
        </w:rPr>
        <w:t xml:space="preserve">P1/P2 </w:t>
      </w:r>
      <w:r w:rsidR="0077751A" w:rsidRPr="00895B9C">
        <w:rPr>
          <w:rFonts w:ascii="Times New Roman" w:eastAsia="Times New Roman" w:hAnsi="Times New Roman" w:cs="Times New Roman"/>
          <w:sz w:val="22"/>
          <w:szCs w:val="22"/>
        </w:rPr>
        <w:t>critical alerts</w:t>
      </w:r>
      <w:r w:rsidR="005B16AD">
        <w:rPr>
          <w:rFonts w:ascii="Times New Roman" w:eastAsia="Times New Roman" w:hAnsi="Times New Roman" w:cs="Times New Roman"/>
          <w:sz w:val="22"/>
          <w:szCs w:val="22"/>
        </w:rPr>
        <w:t xml:space="preserve"> </w:t>
      </w:r>
      <w:r w:rsidRPr="00F065EC">
        <w:rPr>
          <w:rFonts w:ascii="Times New Roman" w:eastAsia="Times New Roman" w:hAnsi="Times New Roman" w:cs="Times New Roman"/>
          <w:sz w:val="22"/>
          <w:szCs w:val="22"/>
        </w:rPr>
        <w:t>for the duration of the Agreement, and where necessary with 1</w:t>
      </w:r>
      <w:r w:rsidRPr="00F065EC">
        <w:rPr>
          <w:rFonts w:ascii="Times New Roman" w:eastAsia="Times New Roman" w:hAnsi="Times New Roman" w:cs="Times New Roman"/>
          <w:sz w:val="22"/>
          <w:szCs w:val="22"/>
          <w:vertAlign w:val="superscript"/>
        </w:rPr>
        <w:t>st</w:t>
      </w:r>
      <w:r w:rsidRPr="00F065EC">
        <w:rPr>
          <w:rFonts w:ascii="Times New Roman" w:eastAsia="Times New Roman" w:hAnsi="Times New Roman" w:cs="Times New Roman"/>
          <w:sz w:val="22"/>
          <w:szCs w:val="22"/>
        </w:rPr>
        <w:t>, 2</w:t>
      </w:r>
      <w:r w:rsidRPr="00F065EC">
        <w:rPr>
          <w:rFonts w:ascii="Times New Roman" w:eastAsia="Times New Roman" w:hAnsi="Times New Roman" w:cs="Times New Roman"/>
          <w:sz w:val="22"/>
          <w:szCs w:val="22"/>
          <w:vertAlign w:val="superscript"/>
        </w:rPr>
        <w:t>nd</w:t>
      </w:r>
      <w:r w:rsidRPr="00F065EC">
        <w:rPr>
          <w:rFonts w:ascii="Times New Roman" w:eastAsia="Times New Roman" w:hAnsi="Times New Roman" w:cs="Times New Roman"/>
          <w:sz w:val="22"/>
          <w:szCs w:val="22"/>
        </w:rPr>
        <w:t xml:space="preserve"> and 3</w:t>
      </w:r>
      <w:r w:rsidRPr="00F065EC">
        <w:rPr>
          <w:rFonts w:ascii="Times New Roman" w:eastAsia="Times New Roman" w:hAnsi="Times New Roman" w:cs="Times New Roman"/>
          <w:sz w:val="22"/>
          <w:szCs w:val="22"/>
          <w:vertAlign w:val="superscript"/>
        </w:rPr>
        <w:t>rd</w:t>
      </w:r>
      <w:r w:rsidRPr="00F065EC">
        <w:rPr>
          <w:rFonts w:ascii="Times New Roman" w:eastAsia="Times New Roman" w:hAnsi="Times New Roman" w:cs="Times New Roman"/>
          <w:sz w:val="22"/>
          <w:szCs w:val="22"/>
        </w:rPr>
        <w:t xml:space="preserve"> line escalation. </w:t>
      </w:r>
    </w:p>
    <w:p w14:paraId="3ECEAC95" w14:textId="77777777" w:rsidR="00893B05" w:rsidRDefault="00F14863">
      <w:pPr>
        <w:numPr>
          <w:ilvl w:val="0"/>
          <w:numId w:val="3"/>
        </w:numPr>
        <w:pBdr>
          <w:left w:val="none" w:sz="0" w:space="4" w:color="auto"/>
        </w:pBdr>
        <w:spacing w:before="240" w:line="360" w:lineRule="auto"/>
        <w:ind w:left="360"/>
        <w:jc w:val="left"/>
        <w:rPr>
          <w:rFonts w:ascii="Times New Roman" w:eastAsia="Times New Roman" w:hAnsi="Times New Roman" w:cs="Times New Roman"/>
          <w:sz w:val="22"/>
          <w:szCs w:val="22"/>
        </w:rPr>
      </w:pPr>
      <w:bookmarkStart w:id="12" w:name="_Ref78293363"/>
      <w:r>
        <w:rPr>
          <w:rFonts w:ascii="Times New Roman" w:eastAsia="Times New Roman" w:hAnsi="Times New Roman" w:cs="Times New Roman"/>
          <w:b/>
          <w:bCs/>
          <w:sz w:val="22"/>
          <w:szCs w:val="22"/>
        </w:rPr>
        <w:t>Commencement Date</w:t>
      </w:r>
      <w:r>
        <w:rPr>
          <w:rFonts w:ascii="Times New Roman" w:eastAsia="Times New Roman" w:hAnsi="Times New Roman" w:cs="Times New Roman"/>
          <w:sz w:val="22"/>
          <w:szCs w:val="22"/>
        </w:rPr>
        <w:t>: 01 November 2022, notwithstanding the Signature Date</w:t>
      </w:r>
      <w:bookmarkEnd w:id="12"/>
    </w:p>
    <w:p w14:paraId="19BFA27A" w14:textId="77777777" w:rsidR="00893B05" w:rsidRDefault="00F14863">
      <w:pPr>
        <w:numPr>
          <w:ilvl w:val="0"/>
          <w:numId w:val="3"/>
        </w:numPr>
        <w:pBdr>
          <w:left w:val="none" w:sz="0" w:space="4" w:color="auto"/>
        </w:pBdr>
        <w:spacing w:before="240" w:line="360" w:lineRule="auto"/>
        <w:ind w:left="360"/>
        <w:jc w:val="left"/>
        <w:rPr>
          <w:rFonts w:ascii="Times New Roman" w:eastAsia="Times New Roman" w:hAnsi="Times New Roman" w:cs="Times New Roman"/>
          <w:sz w:val="22"/>
          <w:szCs w:val="22"/>
        </w:rPr>
      </w:pPr>
      <w:bookmarkStart w:id="13" w:name="_Ref78293405"/>
      <w:r>
        <w:rPr>
          <w:rFonts w:ascii="Times New Roman" w:eastAsia="Times New Roman" w:hAnsi="Times New Roman" w:cs="Times New Roman"/>
          <w:b/>
          <w:bCs/>
          <w:sz w:val="22"/>
          <w:szCs w:val="22"/>
        </w:rPr>
        <w:t>Duration of Agreement</w:t>
      </w:r>
      <w:r>
        <w:rPr>
          <w:rFonts w:ascii="Times New Roman" w:eastAsia="Times New Roman" w:hAnsi="Times New Roman" w:cs="Times New Roman"/>
          <w:sz w:val="22"/>
          <w:szCs w:val="22"/>
        </w:rPr>
        <w:t xml:space="preserve">: 36 (thirty-six) months from the Commencement Date, notwithstanding the Signature Date </w:t>
      </w:r>
      <w:bookmarkEnd w:id="11"/>
      <w:bookmarkEnd w:id="13"/>
    </w:p>
    <w:p w14:paraId="67C8EDB2" w14:textId="77777777" w:rsidR="00893B05" w:rsidRDefault="00F14863">
      <w:pPr>
        <w:numPr>
          <w:ilvl w:val="0"/>
          <w:numId w:val="3"/>
        </w:numPr>
        <w:pBdr>
          <w:left w:val="none" w:sz="0" w:space="4" w:color="auto"/>
        </w:pBdr>
        <w:spacing w:before="240" w:line="360" w:lineRule="auto"/>
        <w:ind w:left="360"/>
        <w:rPr>
          <w:rFonts w:ascii="Times New Roman" w:eastAsia="Times New Roman" w:hAnsi="Times New Roman" w:cs="Times New Roman"/>
          <w:sz w:val="22"/>
          <w:szCs w:val="22"/>
        </w:rPr>
      </w:pPr>
      <w:bookmarkStart w:id="14" w:name="_Ref78295326"/>
      <w:r>
        <w:rPr>
          <w:rFonts w:ascii="Times New Roman" w:eastAsia="Times New Roman" w:hAnsi="Times New Roman" w:cs="Times New Roman"/>
          <w:b/>
          <w:bCs/>
          <w:sz w:val="22"/>
          <w:szCs w:val="22"/>
        </w:rPr>
        <w:t>Charges</w:t>
      </w:r>
      <w:r>
        <w:rPr>
          <w:rFonts w:ascii="Times New Roman" w:eastAsia="Times New Roman" w:hAnsi="Times New Roman" w:cs="Times New Roman"/>
          <w:sz w:val="22"/>
          <w:szCs w:val="22"/>
        </w:rPr>
        <w:t xml:space="preserve">: As stipulated in Annexure B to this </w:t>
      </w:r>
      <w:r>
        <w:rPr>
          <w:rFonts w:ascii="Times New Roman" w:eastAsia="Times New Roman" w:hAnsi="Times New Roman" w:cs="Times New Roman"/>
          <w:b/>
          <w:bCs/>
          <w:sz w:val="22"/>
          <w:szCs w:val="22"/>
        </w:rPr>
        <w:t>Part 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Schedule of Contract Details</w:t>
      </w:r>
      <w:r>
        <w:rPr>
          <w:rFonts w:ascii="Times New Roman" w:eastAsia="Times New Roman" w:hAnsi="Times New Roman" w:cs="Times New Roman"/>
          <w:sz w:val="22"/>
          <w:szCs w:val="22"/>
        </w:rPr>
        <w:t>).</w:t>
      </w:r>
      <w:bookmarkEnd w:id="14"/>
    </w:p>
    <w:p w14:paraId="2253BB87" w14:textId="77777777" w:rsidR="00893B05" w:rsidRDefault="00893B05">
      <w:pPr>
        <w:spacing w:before="240" w:line="360" w:lineRule="auto"/>
        <w:ind w:left="567"/>
        <w:rPr>
          <w:rFonts w:ascii="Times New Roman" w:eastAsia="Times New Roman" w:hAnsi="Times New Roman" w:cs="Times New Roman"/>
          <w:i/>
          <w:iCs/>
          <w:sz w:val="22"/>
          <w:szCs w:val="22"/>
        </w:rPr>
      </w:pPr>
    </w:p>
    <w:p w14:paraId="014DF92C" w14:textId="77777777" w:rsidR="00893B05" w:rsidRDefault="00893B05">
      <w:pPr>
        <w:spacing w:before="240" w:line="360" w:lineRule="auto"/>
        <w:ind w:left="567"/>
        <w:rPr>
          <w:rFonts w:ascii="Times New Roman" w:eastAsia="Times New Roman" w:hAnsi="Times New Roman" w:cs="Times New Roman"/>
          <w:i/>
          <w:iCs/>
          <w:sz w:val="22"/>
          <w:szCs w:val="22"/>
        </w:rPr>
      </w:pPr>
    </w:p>
    <w:p w14:paraId="275CB945" w14:textId="77777777" w:rsidR="00893B05" w:rsidRDefault="00F14863">
      <w:pPr>
        <w:keepNext/>
        <w:rPr>
          <w:sz w:val="22"/>
          <w:szCs w:val="22"/>
        </w:rPr>
      </w:pPr>
      <w:r>
        <w:rPr>
          <w:rFonts w:ascii="Times New Roman" w:eastAsia="Times New Roman" w:hAnsi="Times New Roman" w:cs="Times New Roman"/>
          <w:sz w:val="22"/>
          <w:szCs w:val="22"/>
        </w:rPr>
        <w:t>Signed at ________________ on the __________ day of _________________ 2023.</w:t>
      </w:r>
    </w:p>
    <w:p w14:paraId="2B3C4CF5" w14:textId="77777777" w:rsidR="00893B05" w:rsidRDefault="00F14863">
      <w:pPr>
        <w:keepNext/>
        <w:rPr>
          <w:sz w:val="22"/>
          <w:szCs w:val="22"/>
        </w:rPr>
      </w:pPr>
      <w:r>
        <w:rPr>
          <w:rFonts w:ascii="Times New Roman" w:eastAsia="Times New Roman" w:hAnsi="Times New Roman" w:cs="Times New Roman"/>
          <w:sz w:val="22"/>
          <w:szCs w:val="22"/>
        </w:rPr>
        <w:t>For and on behalf of</w:t>
      </w:r>
    </w:p>
    <w:p w14:paraId="43611D85" w14:textId="77777777" w:rsidR="00893B05" w:rsidRDefault="00F14863">
      <w:pPr>
        <w:keepNext/>
        <w:rPr>
          <w:sz w:val="22"/>
          <w:szCs w:val="22"/>
        </w:rPr>
      </w:pPr>
      <w:r>
        <w:rPr>
          <w:rFonts w:ascii="Times New Roman" w:eastAsia="Times New Roman" w:hAnsi="Times New Roman" w:cs="Times New Roman"/>
          <w:b/>
          <w:bCs/>
          <w:sz w:val="22"/>
          <w:szCs w:val="22"/>
        </w:rPr>
        <w:t>Recipient</w:t>
      </w:r>
    </w:p>
    <w:p w14:paraId="7FB65696" w14:textId="77777777" w:rsidR="00893B05" w:rsidRDefault="00893B05">
      <w:pPr>
        <w:keepNext/>
        <w:rPr>
          <w:rFonts w:ascii="Times New Roman" w:eastAsia="Times New Roman" w:hAnsi="Times New Roman" w:cs="Times New Roman"/>
          <w:sz w:val="22"/>
          <w:szCs w:val="22"/>
        </w:rPr>
      </w:pPr>
    </w:p>
    <w:p w14:paraId="1124A3CB" w14:textId="77777777" w:rsidR="00893B05" w:rsidRDefault="00893B05">
      <w:pPr>
        <w:keepNext/>
        <w:rPr>
          <w:rFonts w:ascii="Times New Roman" w:eastAsia="Times New Roman" w:hAnsi="Times New Roman" w:cs="Times New Roman"/>
          <w:sz w:val="22"/>
          <w:szCs w:val="22"/>
        </w:rPr>
      </w:pPr>
    </w:p>
    <w:p w14:paraId="45AC5A6B" w14:textId="77777777" w:rsidR="00893B05" w:rsidRDefault="00893B05">
      <w:pPr>
        <w:keepNext/>
        <w:rPr>
          <w:rFonts w:ascii="Times New Roman" w:eastAsia="Times New Roman" w:hAnsi="Times New Roman" w:cs="Times New Roman"/>
          <w:sz w:val="22"/>
          <w:szCs w:val="22"/>
        </w:rPr>
      </w:pPr>
    </w:p>
    <w:p w14:paraId="00159324" w14:textId="77777777" w:rsidR="00893B05" w:rsidRDefault="00F14863">
      <w:pPr>
        <w:keepNext/>
        <w:rPr>
          <w:sz w:val="22"/>
          <w:szCs w:val="22"/>
        </w:rPr>
      </w:pPr>
      <w:r>
        <w:rPr>
          <w:rFonts w:ascii="Times New Roman" w:eastAsia="Times New Roman" w:hAnsi="Times New Roman" w:cs="Times New Roman"/>
          <w:sz w:val="22"/>
          <w:szCs w:val="22"/>
        </w:rPr>
        <w:t>____________________________</w:t>
      </w:r>
    </w:p>
    <w:p w14:paraId="56BA7E81" w14:textId="77777777" w:rsidR="00893B05" w:rsidRDefault="00F14863">
      <w:pPr>
        <w:keepNext/>
        <w:rPr>
          <w:sz w:val="22"/>
          <w:szCs w:val="22"/>
        </w:rPr>
      </w:pPr>
      <w:r>
        <w:rPr>
          <w:rFonts w:ascii="Times New Roman" w:eastAsia="Times New Roman" w:hAnsi="Times New Roman" w:cs="Times New Roman"/>
          <w:sz w:val="22"/>
          <w:szCs w:val="22"/>
        </w:rPr>
        <w:t>Name:</w:t>
      </w:r>
    </w:p>
    <w:p w14:paraId="4B93FE12" w14:textId="77777777" w:rsidR="00893B05" w:rsidRDefault="00F14863">
      <w:pPr>
        <w:keepNext/>
        <w:rPr>
          <w:sz w:val="22"/>
          <w:szCs w:val="22"/>
        </w:rPr>
      </w:pPr>
      <w:r>
        <w:rPr>
          <w:rFonts w:ascii="Times New Roman" w:eastAsia="Times New Roman" w:hAnsi="Times New Roman" w:cs="Times New Roman"/>
          <w:sz w:val="22"/>
          <w:szCs w:val="22"/>
        </w:rPr>
        <w:t xml:space="preserve">Capacity: </w:t>
      </w:r>
    </w:p>
    <w:p w14:paraId="0786CC8A" w14:textId="77777777" w:rsidR="00893B05" w:rsidRDefault="00F14863">
      <w:pPr>
        <w:rPr>
          <w:sz w:val="22"/>
          <w:szCs w:val="22"/>
        </w:rPr>
      </w:pPr>
      <w:r>
        <w:rPr>
          <w:rFonts w:ascii="Times New Roman" w:eastAsia="Times New Roman" w:hAnsi="Times New Roman" w:cs="Times New Roman"/>
          <w:sz w:val="22"/>
          <w:szCs w:val="22"/>
        </w:rPr>
        <w:t>Who warrants authority</w:t>
      </w:r>
    </w:p>
    <w:p w14:paraId="59616EFF" w14:textId="77777777" w:rsidR="00893B05" w:rsidRDefault="00893B05">
      <w:pPr>
        <w:rPr>
          <w:rFonts w:ascii="Times New Roman" w:eastAsia="Times New Roman" w:hAnsi="Times New Roman" w:cs="Times New Roman"/>
          <w:sz w:val="22"/>
          <w:szCs w:val="22"/>
        </w:rPr>
      </w:pPr>
    </w:p>
    <w:p w14:paraId="09EC1491" w14:textId="77777777" w:rsidR="00893B05" w:rsidRDefault="00893B05">
      <w:pPr>
        <w:rPr>
          <w:rFonts w:ascii="Times New Roman" w:eastAsia="Times New Roman" w:hAnsi="Times New Roman" w:cs="Times New Roman"/>
          <w:sz w:val="22"/>
          <w:szCs w:val="22"/>
        </w:rPr>
      </w:pPr>
    </w:p>
    <w:p w14:paraId="40DDAFAE" w14:textId="77777777" w:rsidR="00893B05" w:rsidRDefault="00893B05">
      <w:pPr>
        <w:rPr>
          <w:rFonts w:ascii="Times New Roman" w:eastAsia="Times New Roman" w:hAnsi="Times New Roman" w:cs="Times New Roman"/>
          <w:sz w:val="22"/>
          <w:szCs w:val="22"/>
        </w:rPr>
      </w:pPr>
    </w:p>
    <w:p w14:paraId="13A9781C" w14:textId="77777777" w:rsidR="00893B05" w:rsidRDefault="00F14863">
      <w:pPr>
        <w:keepNext/>
        <w:keepLines/>
        <w:rPr>
          <w:sz w:val="22"/>
          <w:szCs w:val="22"/>
        </w:rPr>
      </w:pPr>
      <w:r>
        <w:rPr>
          <w:rFonts w:ascii="Times New Roman" w:eastAsia="Times New Roman" w:hAnsi="Times New Roman" w:cs="Times New Roman"/>
          <w:sz w:val="22"/>
          <w:szCs w:val="22"/>
        </w:rPr>
        <w:t>Signed at ________________ on the __________ day of _________________ 2023.</w:t>
      </w:r>
    </w:p>
    <w:p w14:paraId="6771921A" w14:textId="77777777" w:rsidR="00893B05" w:rsidRDefault="00F14863">
      <w:pPr>
        <w:keepNext/>
        <w:keepLines/>
        <w:rPr>
          <w:sz w:val="22"/>
          <w:szCs w:val="22"/>
        </w:rPr>
      </w:pPr>
      <w:r>
        <w:rPr>
          <w:rFonts w:ascii="Times New Roman" w:eastAsia="Times New Roman" w:hAnsi="Times New Roman" w:cs="Times New Roman"/>
          <w:sz w:val="22"/>
          <w:szCs w:val="22"/>
        </w:rPr>
        <w:t>For and on behalf of</w:t>
      </w:r>
    </w:p>
    <w:p w14:paraId="0AFED7AD" w14:textId="77777777" w:rsidR="00893B05" w:rsidRDefault="00F14863">
      <w:pPr>
        <w:keepNext/>
        <w:keepLines/>
        <w:rPr>
          <w:sz w:val="22"/>
          <w:szCs w:val="22"/>
        </w:rPr>
      </w:pPr>
      <w:r>
        <w:rPr>
          <w:rFonts w:ascii="Times New Roman" w:eastAsia="Times New Roman" w:hAnsi="Times New Roman" w:cs="Times New Roman"/>
          <w:b/>
          <w:bCs/>
          <w:sz w:val="22"/>
          <w:szCs w:val="22"/>
        </w:rPr>
        <w:t>Service Provider</w:t>
      </w:r>
    </w:p>
    <w:p w14:paraId="6DA4AE5C" w14:textId="77777777" w:rsidR="00893B05" w:rsidRDefault="00893B05">
      <w:pPr>
        <w:keepNext/>
        <w:keepLines/>
        <w:rPr>
          <w:rFonts w:ascii="Times New Roman" w:eastAsia="Times New Roman" w:hAnsi="Times New Roman" w:cs="Times New Roman"/>
          <w:sz w:val="22"/>
          <w:szCs w:val="22"/>
        </w:rPr>
      </w:pPr>
    </w:p>
    <w:p w14:paraId="61C1E732" w14:textId="77777777" w:rsidR="00893B05" w:rsidRDefault="00893B05">
      <w:pPr>
        <w:keepNext/>
        <w:keepLines/>
        <w:rPr>
          <w:rFonts w:ascii="Times New Roman" w:eastAsia="Times New Roman" w:hAnsi="Times New Roman" w:cs="Times New Roman"/>
          <w:sz w:val="22"/>
          <w:szCs w:val="22"/>
        </w:rPr>
      </w:pPr>
    </w:p>
    <w:p w14:paraId="66CF5908" w14:textId="77777777" w:rsidR="00893B05" w:rsidRDefault="00893B05">
      <w:pPr>
        <w:keepNext/>
        <w:keepLines/>
        <w:rPr>
          <w:rFonts w:ascii="Times New Roman" w:eastAsia="Times New Roman" w:hAnsi="Times New Roman" w:cs="Times New Roman"/>
          <w:sz w:val="22"/>
          <w:szCs w:val="22"/>
        </w:rPr>
      </w:pPr>
    </w:p>
    <w:p w14:paraId="3B976904" w14:textId="77777777" w:rsidR="00893B05" w:rsidRDefault="00F14863">
      <w:pPr>
        <w:keepNext/>
        <w:keepLines/>
        <w:rPr>
          <w:sz w:val="22"/>
          <w:szCs w:val="22"/>
        </w:rPr>
      </w:pPr>
      <w:r>
        <w:rPr>
          <w:rFonts w:ascii="Times New Roman" w:eastAsia="Times New Roman" w:hAnsi="Times New Roman" w:cs="Times New Roman"/>
          <w:sz w:val="22"/>
          <w:szCs w:val="22"/>
        </w:rPr>
        <w:t>____________________________</w:t>
      </w:r>
    </w:p>
    <w:p w14:paraId="3AA48184" w14:textId="77777777" w:rsidR="00893B05" w:rsidRDefault="00F14863">
      <w:pPr>
        <w:keepNext/>
        <w:keepLines/>
        <w:rPr>
          <w:sz w:val="22"/>
          <w:szCs w:val="22"/>
        </w:rPr>
      </w:pPr>
      <w:r>
        <w:rPr>
          <w:rFonts w:ascii="Times New Roman" w:eastAsia="Times New Roman" w:hAnsi="Times New Roman" w:cs="Times New Roman"/>
          <w:sz w:val="22"/>
          <w:szCs w:val="22"/>
        </w:rPr>
        <w:t>Name:</w:t>
      </w:r>
    </w:p>
    <w:p w14:paraId="54096E3B" w14:textId="77777777" w:rsidR="00893B05" w:rsidRDefault="00F14863">
      <w:pPr>
        <w:keepNext/>
        <w:keepLines/>
        <w:rPr>
          <w:sz w:val="22"/>
          <w:szCs w:val="22"/>
        </w:rPr>
      </w:pPr>
      <w:r>
        <w:rPr>
          <w:rFonts w:ascii="Times New Roman" w:eastAsia="Times New Roman" w:hAnsi="Times New Roman" w:cs="Times New Roman"/>
          <w:sz w:val="22"/>
          <w:szCs w:val="22"/>
        </w:rPr>
        <w:t xml:space="preserve">Capacity: </w:t>
      </w:r>
    </w:p>
    <w:p w14:paraId="08D6C001" w14:textId="77777777" w:rsidR="00893B05" w:rsidRDefault="00F14863">
      <w:pPr>
        <w:keepLines/>
        <w:rPr>
          <w:sz w:val="22"/>
          <w:szCs w:val="22"/>
        </w:rPr>
      </w:pPr>
      <w:r>
        <w:rPr>
          <w:rFonts w:ascii="Times New Roman" w:eastAsia="Times New Roman" w:hAnsi="Times New Roman" w:cs="Times New Roman"/>
          <w:sz w:val="22"/>
          <w:szCs w:val="22"/>
        </w:rPr>
        <w:t>Who warrants authority</w:t>
      </w:r>
    </w:p>
    <w:p w14:paraId="31908F6D" w14:textId="77777777" w:rsidR="00893B05" w:rsidRDefault="00893B05">
      <w:pPr>
        <w:keepLines/>
        <w:rPr>
          <w:rFonts w:ascii="Times New Roman" w:eastAsia="Times New Roman" w:hAnsi="Times New Roman" w:cs="Times New Roman"/>
          <w:sz w:val="22"/>
          <w:szCs w:val="22"/>
        </w:rPr>
      </w:pPr>
    </w:p>
    <w:p w14:paraId="11DB10C2" w14:textId="77777777" w:rsidR="00893B05" w:rsidRDefault="00F14863">
      <w:pPr>
        <w:jc w:val="left"/>
        <w:rPr>
          <w:sz w:val="22"/>
          <w:szCs w:val="22"/>
        </w:rPr>
      </w:pPr>
      <w:r>
        <w:rPr>
          <w:sz w:val="22"/>
          <w:szCs w:val="22"/>
        </w:rPr>
        <w:br w:type="page"/>
      </w:r>
    </w:p>
    <w:p w14:paraId="1C1E92E2" w14:textId="77777777" w:rsidR="00893B05" w:rsidRDefault="00F14863">
      <w:pPr>
        <w:rPr>
          <w:sz w:val="22"/>
          <w:szCs w:val="22"/>
        </w:rPr>
      </w:pPr>
      <w:bookmarkStart w:id="15" w:name="_Hlk78295233"/>
      <w:r>
        <w:rPr>
          <w:rFonts w:ascii="Times New Roman" w:eastAsia="Times New Roman" w:hAnsi="Times New Roman" w:cs="Times New Roman"/>
          <w:b/>
          <w:bCs/>
          <w:sz w:val="22"/>
          <w:szCs w:val="22"/>
        </w:rPr>
        <w:lastRenderedPageBreak/>
        <w:t xml:space="preserve">Part A, Annexure A – Services </w:t>
      </w:r>
      <w:bookmarkEnd w:id="15"/>
      <w:r>
        <w:rPr>
          <w:rFonts w:ascii="Times New Roman" w:eastAsia="Times New Roman" w:hAnsi="Times New Roman" w:cs="Times New Roman"/>
          <w:b/>
          <w:bCs/>
          <w:sz w:val="22"/>
          <w:szCs w:val="22"/>
        </w:rPr>
        <w:t>and Service specific terms</w:t>
      </w:r>
    </w:p>
    <w:p w14:paraId="5BF5A89D" w14:textId="77777777" w:rsidR="00893B05" w:rsidRDefault="00F14863">
      <w:pPr>
        <w:numPr>
          <w:ilvl w:val="0"/>
          <w:numId w:val="4"/>
        </w:numPr>
        <w:pBdr>
          <w:left w:val="none" w:sz="0" w:space="4" w:color="auto"/>
        </w:pBdr>
        <w:spacing w:before="240"/>
        <w:ind w:left="360"/>
        <w:rPr>
          <w:rFonts w:ascii="Times New Roman" w:eastAsia="Times New Roman" w:hAnsi="Times New Roman" w:cs="Times New Roman"/>
          <w:sz w:val="22"/>
          <w:szCs w:val="22"/>
        </w:rPr>
      </w:pPr>
      <w:bookmarkStart w:id="16" w:name="_Ref78291841"/>
      <w:r>
        <w:rPr>
          <w:rFonts w:ascii="Times New Roman" w:eastAsia="Times New Roman" w:hAnsi="Times New Roman" w:cs="Times New Roman"/>
          <w:sz w:val="22"/>
          <w:szCs w:val="22"/>
        </w:rPr>
        <w:t xml:space="preserve">For the purposes of this Annexure A to </w:t>
      </w:r>
      <w:r>
        <w:rPr>
          <w:rFonts w:ascii="Times New Roman" w:eastAsia="Times New Roman" w:hAnsi="Times New Roman" w:cs="Times New Roman"/>
          <w:b/>
          <w:bCs/>
          <w:sz w:val="22"/>
          <w:szCs w:val="22"/>
        </w:rPr>
        <w:t>Part 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Schedule of Contract Details</w:t>
      </w:r>
      <w:r>
        <w:rPr>
          <w:rFonts w:ascii="Times New Roman" w:eastAsia="Times New Roman" w:hAnsi="Times New Roman" w:cs="Times New Roman"/>
          <w:sz w:val="22"/>
          <w:szCs w:val="22"/>
        </w:rPr>
        <w:t>), it is agreed that the following additional terms shall bear the meaning ascribed to same below:</w:t>
      </w:r>
    </w:p>
    <w:p w14:paraId="7A5277EE" w14:textId="77777777" w:rsidR="00893B05" w:rsidRDefault="00F14863">
      <w:pPr>
        <w:numPr>
          <w:ilvl w:val="1"/>
          <w:numId w:val="4"/>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Acceptance</w:t>
      </w:r>
      <w:r>
        <w:rPr>
          <w:rFonts w:ascii="Times New Roman" w:eastAsia="Times New Roman" w:hAnsi="Times New Roman" w:cs="Times New Roman"/>
          <w:sz w:val="22"/>
          <w:szCs w:val="22"/>
        </w:rPr>
        <w:t xml:space="preserve"> means written notification from the Recipient to the Service Provider stating that a Deliverable has met its Acceptance Criteria;</w:t>
      </w:r>
    </w:p>
    <w:p w14:paraId="6C5F68D8" w14:textId="77777777" w:rsidR="00893B05" w:rsidRDefault="00F14863">
      <w:pPr>
        <w:numPr>
          <w:ilvl w:val="1"/>
          <w:numId w:val="4"/>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Acceptance Criteria</w:t>
      </w:r>
      <w:r>
        <w:rPr>
          <w:rFonts w:ascii="Times New Roman" w:eastAsia="Times New Roman" w:hAnsi="Times New Roman" w:cs="Times New Roman"/>
          <w:sz w:val="22"/>
          <w:szCs w:val="22"/>
        </w:rPr>
        <w:t xml:space="preserve"> means the criteria agreed between the Parties against which a particular Deliverable will be measured;</w:t>
      </w:r>
    </w:p>
    <w:p w14:paraId="2346209B" w14:textId="3797FD04" w:rsidR="00893B05" w:rsidRDefault="00F14863">
      <w:pPr>
        <w:numPr>
          <w:ilvl w:val="1"/>
          <w:numId w:val="4"/>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Acceptance Testing</w:t>
      </w:r>
      <w:r>
        <w:rPr>
          <w:rFonts w:ascii="Times New Roman" w:eastAsia="Times New Roman" w:hAnsi="Times New Roman" w:cs="Times New Roman"/>
          <w:sz w:val="22"/>
          <w:szCs w:val="22"/>
        </w:rPr>
        <w:t xml:space="preserve"> means the testing of Deliverables undertaken by the Recipient or an independent third party appointed by it with the assistance or participation of the Service Provider in order to determine whether or not the Deliverables meet the Acceptance Criteria;</w:t>
      </w:r>
    </w:p>
    <w:p w14:paraId="545D90C8" w14:textId="77777777" w:rsidR="00893B05" w:rsidRDefault="00F14863">
      <w:pPr>
        <w:numPr>
          <w:ilvl w:val="1"/>
          <w:numId w:val="4"/>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Enterprise Architecture</w:t>
      </w:r>
      <w:r>
        <w:rPr>
          <w:rFonts w:ascii="Times New Roman" w:eastAsia="Times New Roman" w:hAnsi="Times New Roman" w:cs="Times New Roman"/>
          <w:sz w:val="22"/>
          <w:szCs w:val="22"/>
        </w:rPr>
        <w:t xml:space="preserve"> means the information technology enterprise architecture and standards established by the Recipient, as amended from time to time;</w:t>
      </w:r>
    </w:p>
    <w:p w14:paraId="24882485" w14:textId="5CD259BE" w:rsidR="00893B05" w:rsidRPr="00F065EC" w:rsidRDefault="00F14863">
      <w:pPr>
        <w:numPr>
          <w:ilvl w:val="1"/>
          <w:numId w:val="4"/>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Exit Management Plan</w:t>
      </w:r>
      <w:r>
        <w:rPr>
          <w:rFonts w:ascii="Times New Roman" w:eastAsia="Times New Roman" w:hAnsi="Times New Roman" w:cs="Times New Roman"/>
          <w:sz w:val="22"/>
          <w:szCs w:val="22"/>
        </w:rPr>
        <w:t xml:space="preserve"> </w:t>
      </w:r>
      <w:r w:rsidRPr="00F065EC">
        <w:rPr>
          <w:rFonts w:ascii="Times New Roman" w:eastAsia="Times New Roman" w:hAnsi="Times New Roman" w:cs="Times New Roman"/>
          <w:sz w:val="22"/>
          <w:szCs w:val="22"/>
        </w:rPr>
        <w:t xml:space="preserve">means, where applicable, the plan outlined in Schedule 1 of this Annexure A to </w:t>
      </w:r>
      <w:r w:rsidRPr="00F065EC">
        <w:rPr>
          <w:rFonts w:ascii="Times New Roman" w:eastAsia="Times New Roman" w:hAnsi="Times New Roman" w:cs="Times New Roman"/>
          <w:b/>
          <w:bCs/>
          <w:sz w:val="22"/>
          <w:szCs w:val="22"/>
        </w:rPr>
        <w:t xml:space="preserve">Part A </w:t>
      </w:r>
      <w:r w:rsidRPr="00F065EC">
        <w:rPr>
          <w:rFonts w:ascii="Times New Roman" w:eastAsia="Times New Roman" w:hAnsi="Times New Roman" w:cs="Times New Roman"/>
          <w:sz w:val="22"/>
          <w:szCs w:val="22"/>
        </w:rPr>
        <w:t>(</w:t>
      </w:r>
      <w:r w:rsidRPr="00F065EC">
        <w:rPr>
          <w:rFonts w:ascii="Times New Roman" w:eastAsia="Times New Roman" w:hAnsi="Times New Roman" w:cs="Times New Roman"/>
          <w:i/>
          <w:iCs/>
          <w:sz w:val="22"/>
          <w:szCs w:val="22"/>
        </w:rPr>
        <w:t>Schedule of Contract Details</w:t>
      </w:r>
      <w:r w:rsidRPr="00F065EC">
        <w:rPr>
          <w:rFonts w:ascii="Times New Roman" w:eastAsia="Times New Roman" w:hAnsi="Times New Roman" w:cs="Times New Roman"/>
          <w:sz w:val="22"/>
          <w:szCs w:val="22"/>
        </w:rPr>
        <w:t>);</w:t>
      </w:r>
    </w:p>
    <w:p w14:paraId="15EDD052" w14:textId="77777777" w:rsidR="00893B05" w:rsidRDefault="00893B05">
      <w:pPr>
        <w:ind w:left="720" w:hanging="720"/>
        <w:rPr>
          <w:rFonts w:ascii="Times New Roman" w:eastAsia="Times New Roman" w:hAnsi="Times New Roman" w:cs="Times New Roman"/>
          <w:sz w:val="22"/>
          <w:szCs w:val="22"/>
        </w:rPr>
      </w:pPr>
    </w:p>
    <w:p w14:paraId="5F5D90A3" w14:textId="77777777" w:rsidR="00893B05" w:rsidRDefault="00F14863">
      <w:pPr>
        <w:numPr>
          <w:ilvl w:val="1"/>
          <w:numId w:val="5"/>
        </w:numPr>
        <w:tabs>
          <w:tab w:val="left" w:pos="720"/>
        </w:tabs>
        <w:ind w:left="720" w:hanging="720"/>
        <w:rPr>
          <w:sz w:val="22"/>
          <w:szCs w:val="22"/>
        </w:rPr>
      </w:pPr>
      <w:r>
        <w:rPr>
          <w:rFonts w:ascii="Times New Roman" w:eastAsia="Times New Roman" w:hAnsi="Times New Roman" w:cs="Times New Roman"/>
          <w:b/>
          <w:bCs/>
          <w:sz w:val="22"/>
          <w:szCs w:val="22"/>
        </w:rPr>
        <w:t>Individual Service Level</w:t>
      </w:r>
      <w:r>
        <w:rPr>
          <w:rFonts w:ascii="Times New Roman" w:eastAsia="Times New Roman" w:hAnsi="Times New Roman" w:cs="Times New Roman"/>
          <w:sz w:val="22"/>
          <w:szCs w:val="22"/>
        </w:rPr>
        <w:t xml:space="preserve"> means the qualitative and quantitative performance level for each Service which the Service Provider must achieve, as stated in clause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_Ref78541965 \r \h  \* MERGEFORMAT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ascii="Times New Roman" w:eastAsia="Times New Roman" w:hAnsi="Times New Roman" w:cs="Times New Roman"/>
          <w:color w:val="000000"/>
          <w:sz w:val="22"/>
          <w:szCs w:val="22"/>
        </w:rPr>
        <w:t>5</w:t>
      </w:r>
      <w:r>
        <w:rPr>
          <w:rFonts w:ascii="Times New Roman" w:eastAsia="Times New Roman" w:hAnsi="Times New Roman" w:cs="Times New Roman"/>
          <w:color w:val="000000"/>
          <w:sz w:val="22"/>
          <w:szCs w:val="22"/>
        </w:rPr>
        <w:fldChar w:fldCharType="end"/>
      </w:r>
      <w:r>
        <w:rPr>
          <w:rFonts w:ascii="Times New Roman" w:eastAsia="Times New Roman" w:hAnsi="Times New Roman" w:cs="Times New Roman"/>
          <w:sz w:val="22"/>
          <w:szCs w:val="22"/>
        </w:rPr>
        <w:t xml:space="preserve"> below;</w:t>
      </w:r>
    </w:p>
    <w:p w14:paraId="7CD4370D" w14:textId="77777777" w:rsidR="00893B05" w:rsidRDefault="00F14863">
      <w:pPr>
        <w:numPr>
          <w:ilvl w:val="1"/>
          <w:numId w:val="5"/>
        </w:numPr>
        <w:tabs>
          <w:tab w:val="left" w:pos="720"/>
        </w:tabs>
        <w:spacing w:before="240"/>
        <w:ind w:left="720" w:hanging="720"/>
        <w:rPr>
          <w:sz w:val="22"/>
          <w:szCs w:val="22"/>
        </w:rPr>
      </w:pPr>
      <w:r>
        <w:rPr>
          <w:rFonts w:ascii="Times New Roman" w:eastAsia="Times New Roman" w:hAnsi="Times New Roman" w:cs="Times New Roman"/>
          <w:b/>
          <w:bCs/>
          <w:sz w:val="22"/>
          <w:szCs w:val="22"/>
        </w:rPr>
        <w:t>Materials</w:t>
      </w:r>
      <w:r>
        <w:rPr>
          <w:rFonts w:ascii="Times New Roman" w:eastAsia="Times New Roman" w:hAnsi="Times New Roman" w:cs="Times New Roman"/>
          <w:sz w:val="22"/>
          <w:szCs w:val="22"/>
        </w:rPr>
        <w:t xml:space="preserve"> means the Object Code, Source Code and documentation relating to the Software and all Updates and Upgrades in both hard copy and electronic format;</w:t>
      </w:r>
    </w:p>
    <w:p w14:paraId="7450DAD1" w14:textId="77777777" w:rsidR="00893B05" w:rsidRDefault="00F14863">
      <w:pPr>
        <w:numPr>
          <w:ilvl w:val="1"/>
          <w:numId w:val="5"/>
        </w:numPr>
        <w:tabs>
          <w:tab w:val="left" w:pos="720"/>
        </w:tabs>
        <w:spacing w:before="240"/>
        <w:ind w:left="720" w:hanging="720"/>
        <w:rPr>
          <w:sz w:val="22"/>
          <w:szCs w:val="22"/>
        </w:rPr>
      </w:pPr>
      <w:r>
        <w:rPr>
          <w:rFonts w:ascii="Times New Roman" w:eastAsia="Times New Roman" w:hAnsi="Times New Roman" w:cs="Times New Roman"/>
          <w:b/>
          <w:bCs/>
          <w:sz w:val="22"/>
          <w:szCs w:val="22"/>
        </w:rPr>
        <w:t>Object Code</w:t>
      </w:r>
      <w:r>
        <w:rPr>
          <w:rFonts w:ascii="Times New Roman" w:eastAsia="Times New Roman" w:hAnsi="Times New Roman" w:cs="Times New Roman"/>
          <w:sz w:val="22"/>
          <w:szCs w:val="22"/>
        </w:rPr>
        <w:t xml:space="preserve"> means the compiled code of a software </w:t>
      </w:r>
      <w:proofErr w:type="spellStart"/>
      <w:r>
        <w:rPr>
          <w:rFonts w:ascii="Times New Roman" w:eastAsia="Times New Roman" w:hAnsi="Times New Roman" w:cs="Times New Roman"/>
          <w:sz w:val="22"/>
          <w:szCs w:val="22"/>
        </w:rPr>
        <w:t>programme</w:t>
      </w:r>
      <w:proofErr w:type="spellEnd"/>
      <w:r>
        <w:rPr>
          <w:rFonts w:ascii="Times New Roman" w:eastAsia="Times New Roman" w:hAnsi="Times New Roman" w:cs="Times New Roman"/>
          <w:sz w:val="22"/>
          <w:szCs w:val="22"/>
        </w:rPr>
        <w:t xml:space="preserve"> written in a software programming language which is executable by a software processing unit capable of reading the code;</w:t>
      </w:r>
    </w:p>
    <w:p w14:paraId="5CE76FBF" w14:textId="77777777" w:rsidR="00893B05" w:rsidRDefault="00F14863">
      <w:pPr>
        <w:numPr>
          <w:ilvl w:val="1"/>
          <w:numId w:val="5"/>
        </w:numPr>
        <w:tabs>
          <w:tab w:val="left" w:pos="720"/>
        </w:tabs>
        <w:spacing w:before="240"/>
        <w:ind w:left="720" w:hanging="720"/>
        <w:rPr>
          <w:sz w:val="22"/>
          <w:szCs w:val="22"/>
        </w:rPr>
      </w:pPr>
      <w:r>
        <w:rPr>
          <w:rFonts w:ascii="Times New Roman" w:eastAsia="Times New Roman" w:hAnsi="Times New Roman" w:cs="Times New Roman"/>
          <w:b/>
          <w:bCs/>
          <w:sz w:val="22"/>
          <w:szCs w:val="22"/>
        </w:rPr>
        <w:t>Quarters</w:t>
      </w:r>
      <w:r>
        <w:rPr>
          <w:rFonts w:ascii="Times New Roman" w:eastAsia="Times New Roman" w:hAnsi="Times New Roman" w:cs="Times New Roman"/>
          <w:sz w:val="22"/>
          <w:szCs w:val="22"/>
        </w:rPr>
        <w:t xml:space="preserve"> mean consecutive periods of three months beginning on the Signature Date of this Agreement;</w:t>
      </w:r>
    </w:p>
    <w:p w14:paraId="35B6DAEA" w14:textId="7CCACB0E" w:rsidR="00893B05" w:rsidRDefault="00F14863">
      <w:pPr>
        <w:numPr>
          <w:ilvl w:val="1"/>
          <w:numId w:val="5"/>
        </w:numPr>
        <w:tabs>
          <w:tab w:val="left" w:pos="720"/>
        </w:tabs>
        <w:spacing w:before="240"/>
        <w:ind w:left="720" w:hanging="720"/>
        <w:rPr>
          <w:sz w:val="22"/>
          <w:szCs w:val="22"/>
        </w:rPr>
      </w:pPr>
      <w:r>
        <w:rPr>
          <w:rFonts w:ascii="Times New Roman" w:eastAsia="Times New Roman" w:hAnsi="Times New Roman" w:cs="Times New Roman"/>
          <w:b/>
          <w:bCs/>
          <w:sz w:val="22"/>
          <w:szCs w:val="22"/>
        </w:rPr>
        <w:t>Rejection</w:t>
      </w:r>
      <w:r>
        <w:rPr>
          <w:rFonts w:ascii="Times New Roman" w:eastAsia="Times New Roman" w:hAnsi="Times New Roman" w:cs="Times New Roman"/>
          <w:sz w:val="22"/>
          <w:szCs w:val="22"/>
        </w:rPr>
        <w:t xml:space="preserve"> means written notification from the Recipient to the Service Provider that a Deliverable has failed to meet </w:t>
      </w:r>
      <w:r>
        <w:rPr>
          <w:rFonts w:ascii="Times New Roman" w:eastAsia="Times New Roman" w:hAnsi="Times New Roman" w:cs="Times New Roman"/>
          <w:color w:val="B5082E"/>
          <w:sz w:val="22"/>
          <w:szCs w:val="22"/>
        </w:rPr>
        <w:t>the</w:t>
      </w:r>
      <w:r>
        <w:rPr>
          <w:rFonts w:ascii="Times New Roman" w:eastAsia="Times New Roman" w:hAnsi="Times New Roman" w:cs="Times New Roman"/>
          <w:sz w:val="22"/>
          <w:szCs w:val="22"/>
        </w:rPr>
        <w:t xml:space="preserve"> Acceptance Criteria, specifying the grounds of failure;</w:t>
      </w:r>
    </w:p>
    <w:p w14:paraId="42F90565" w14:textId="77777777" w:rsidR="00893B05" w:rsidRDefault="00893B05">
      <w:pPr>
        <w:ind w:left="720" w:hanging="720"/>
        <w:rPr>
          <w:rFonts w:ascii="Times New Roman" w:eastAsia="Times New Roman" w:hAnsi="Times New Roman" w:cs="Times New Roman"/>
          <w:sz w:val="22"/>
          <w:szCs w:val="22"/>
        </w:rPr>
      </w:pPr>
    </w:p>
    <w:p w14:paraId="6650CAFB" w14:textId="77777777" w:rsidR="00893B05" w:rsidRDefault="00F14863">
      <w:pPr>
        <w:numPr>
          <w:ilvl w:val="1"/>
          <w:numId w:val="5"/>
        </w:numPr>
        <w:tabs>
          <w:tab w:val="left" w:pos="720"/>
        </w:tabs>
        <w:ind w:left="720" w:hanging="720"/>
        <w:rPr>
          <w:sz w:val="22"/>
          <w:szCs w:val="22"/>
        </w:rPr>
      </w:pPr>
      <w:r>
        <w:rPr>
          <w:rFonts w:ascii="Times New Roman" w:eastAsia="Times New Roman" w:hAnsi="Times New Roman" w:cs="Times New Roman"/>
          <w:b/>
          <w:bCs/>
          <w:sz w:val="22"/>
          <w:szCs w:val="22"/>
        </w:rPr>
        <w:t>Scheduled Downtime</w:t>
      </w:r>
      <w:r>
        <w:rPr>
          <w:rFonts w:ascii="Times New Roman" w:eastAsia="Times New Roman" w:hAnsi="Times New Roman" w:cs="Times New Roman"/>
          <w:sz w:val="22"/>
          <w:szCs w:val="22"/>
        </w:rPr>
        <w:t xml:space="preserve"> means time for routine maintenance;</w:t>
      </w:r>
    </w:p>
    <w:p w14:paraId="4487F07A" w14:textId="77777777" w:rsidR="00893B05" w:rsidRDefault="00F14863">
      <w:pPr>
        <w:numPr>
          <w:ilvl w:val="1"/>
          <w:numId w:val="5"/>
        </w:numPr>
        <w:tabs>
          <w:tab w:val="left" w:pos="720"/>
        </w:tabs>
        <w:spacing w:before="240"/>
        <w:ind w:left="720" w:hanging="720"/>
        <w:rPr>
          <w:sz w:val="22"/>
          <w:szCs w:val="22"/>
        </w:rPr>
      </w:pPr>
      <w:r>
        <w:rPr>
          <w:rFonts w:ascii="Times New Roman" w:eastAsia="Times New Roman" w:hAnsi="Times New Roman" w:cs="Times New Roman"/>
          <w:b/>
          <w:bCs/>
          <w:sz w:val="22"/>
          <w:szCs w:val="22"/>
        </w:rPr>
        <w:t>Software</w:t>
      </w:r>
      <w:r>
        <w:rPr>
          <w:rFonts w:ascii="Times New Roman" w:eastAsia="Times New Roman" w:hAnsi="Times New Roman" w:cs="Times New Roman"/>
          <w:sz w:val="22"/>
          <w:szCs w:val="22"/>
        </w:rPr>
        <w:t xml:space="preserve"> means the software as described in this Annexure A of </w:t>
      </w:r>
      <w:r>
        <w:rPr>
          <w:rFonts w:ascii="Times New Roman" w:eastAsia="Times New Roman" w:hAnsi="Times New Roman" w:cs="Times New Roman"/>
          <w:b/>
          <w:bCs/>
          <w:sz w:val="22"/>
          <w:szCs w:val="22"/>
        </w:rPr>
        <w:t>Part 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Schedule of Contract Details</w:t>
      </w:r>
      <w:r>
        <w:rPr>
          <w:rFonts w:ascii="Times New Roman" w:eastAsia="Times New Roman" w:hAnsi="Times New Roman" w:cs="Times New Roman"/>
          <w:sz w:val="22"/>
          <w:szCs w:val="22"/>
        </w:rPr>
        <w:t>), and includes any enhancements, modifications or customisations to the Software;</w:t>
      </w:r>
    </w:p>
    <w:p w14:paraId="2E214460" w14:textId="77777777" w:rsidR="00893B05" w:rsidRDefault="00F14863">
      <w:pPr>
        <w:numPr>
          <w:ilvl w:val="1"/>
          <w:numId w:val="5"/>
        </w:numPr>
        <w:tabs>
          <w:tab w:val="left" w:pos="720"/>
        </w:tabs>
        <w:spacing w:before="240"/>
        <w:ind w:left="720" w:hanging="720"/>
        <w:rPr>
          <w:sz w:val="22"/>
          <w:szCs w:val="22"/>
        </w:rPr>
      </w:pPr>
      <w:r>
        <w:rPr>
          <w:rFonts w:ascii="Times New Roman" w:eastAsia="Times New Roman" w:hAnsi="Times New Roman" w:cs="Times New Roman"/>
          <w:b/>
          <w:bCs/>
          <w:sz w:val="22"/>
          <w:szCs w:val="22"/>
        </w:rPr>
        <w:t>Source Code</w:t>
      </w:r>
      <w:r>
        <w:rPr>
          <w:rFonts w:ascii="Times New Roman" w:eastAsia="Times New Roman" w:hAnsi="Times New Roman" w:cs="Times New Roman"/>
          <w:sz w:val="22"/>
          <w:szCs w:val="22"/>
        </w:rPr>
        <w:t xml:space="preserve"> means the code of a software </w:t>
      </w:r>
      <w:proofErr w:type="spellStart"/>
      <w:r>
        <w:rPr>
          <w:rFonts w:ascii="Times New Roman" w:eastAsia="Times New Roman" w:hAnsi="Times New Roman" w:cs="Times New Roman"/>
          <w:sz w:val="22"/>
          <w:szCs w:val="22"/>
        </w:rPr>
        <w:t>programme</w:t>
      </w:r>
      <w:proofErr w:type="spellEnd"/>
      <w:r>
        <w:rPr>
          <w:rFonts w:ascii="Times New Roman" w:eastAsia="Times New Roman" w:hAnsi="Times New Roman" w:cs="Times New Roman"/>
          <w:sz w:val="22"/>
          <w:szCs w:val="22"/>
        </w:rPr>
        <w:t xml:space="preserve"> which is written in a language understandable by a human being who has been trained in the appropriate software programming language and which comprises instructions that are compiled into the corresponding Object Code;</w:t>
      </w:r>
    </w:p>
    <w:p w14:paraId="4D48D85D" w14:textId="77777777" w:rsidR="00893B05" w:rsidRDefault="00F14863">
      <w:pPr>
        <w:numPr>
          <w:ilvl w:val="1"/>
          <w:numId w:val="5"/>
        </w:numPr>
        <w:tabs>
          <w:tab w:val="left" w:pos="720"/>
        </w:tabs>
        <w:spacing w:before="240"/>
        <w:ind w:left="720" w:hanging="720"/>
        <w:rPr>
          <w:sz w:val="22"/>
          <w:szCs w:val="22"/>
        </w:rPr>
      </w:pPr>
      <w:r>
        <w:rPr>
          <w:rFonts w:ascii="Times New Roman" w:eastAsia="Times New Roman" w:hAnsi="Times New Roman" w:cs="Times New Roman"/>
          <w:b/>
          <w:bCs/>
          <w:sz w:val="22"/>
          <w:szCs w:val="22"/>
        </w:rPr>
        <w:t>Updates</w:t>
      </w:r>
      <w:r>
        <w:rPr>
          <w:rFonts w:ascii="Times New Roman" w:eastAsia="Times New Roman" w:hAnsi="Times New Roman" w:cs="Times New Roman"/>
          <w:sz w:val="22"/>
          <w:szCs w:val="22"/>
        </w:rPr>
        <w:t xml:space="preserve"> means any amendment and/or enhancement to the Software from time to time; </w:t>
      </w:r>
    </w:p>
    <w:p w14:paraId="7EA1382E" w14:textId="5ADD0ED9" w:rsidR="00893B05" w:rsidRDefault="00F14863">
      <w:pPr>
        <w:numPr>
          <w:ilvl w:val="1"/>
          <w:numId w:val="5"/>
        </w:numPr>
        <w:tabs>
          <w:tab w:val="left" w:pos="720"/>
        </w:tabs>
        <w:spacing w:before="240"/>
        <w:ind w:left="720" w:hanging="720"/>
        <w:rPr>
          <w:sz w:val="22"/>
          <w:szCs w:val="22"/>
        </w:rPr>
      </w:pPr>
      <w:r>
        <w:rPr>
          <w:rFonts w:ascii="Times New Roman" w:eastAsia="Times New Roman" w:hAnsi="Times New Roman" w:cs="Times New Roman"/>
          <w:b/>
          <w:bCs/>
          <w:sz w:val="22"/>
          <w:szCs w:val="22"/>
        </w:rPr>
        <w:t>Upgrades</w:t>
      </w:r>
      <w:r>
        <w:rPr>
          <w:rFonts w:ascii="Times New Roman" w:eastAsia="Times New Roman" w:hAnsi="Times New Roman" w:cs="Times New Roman"/>
          <w:sz w:val="22"/>
          <w:szCs w:val="22"/>
        </w:rPr>
        <w:t xml:space="preserve"> means any new or additional version of the Software from time to time</w:t>
      </w:r>
      <w:r w:rsidR="00F065EC">
        <w:rPr>
          <w:rFonts w:ascii="Times New Roman" w:eastAsia="Times New Roman" w:hAnsi="Times New Roman" w:cs="Times New Roman"/>
          <w:sz w:val="22"/>
          <w:szCs w:val="22"/>
        </w:rPr>
        <w:t>.</w:t>
      </w:r>
    </w:p>
    <w:p w14:paraId="36F3E70F" w14:textId="5C1D9DC7" w:rsidR="001562C8" w:rsidRDefault="003C673E">
      <w:pPr>
        <w:numPr>
          <w:ilvl w:val="1"/>
          <w:numId w:val="5"/>
        </w:numPr>
        <w:tabs>
          <w:tab w:val="left" w:pos="720"/>
        </w:tabs>
        <w:spacing w:before="240"/>
        <w:ind w:left="720" w:hanging="720"/>
        <w:rPr>
          <w:sz w:val="22"/>
          <w:szCs w:val="22"/>
        </w:rPr>
      </w:pPr>
      <w:r w:rsidRPr="008A5473">
        <w:rPr>
          <w:rFonts w:ascii="Times New Roman" w:eastAsia="Times New Roman" w:hAnsi="Times New Roman" w:cs="Times New Roman"/>
          <w:b/>
          <w:bCs/>
          <w:sz w:val="22"/>
          <w:szCs w:val="22"/>
        </w:rPr>
        <w:t>Deliverables</w:t>
      </w:r>
      <w:r w:rsidR="00354B67">
        <w:rPr>
          <w:rFonts w:ascii="Times New Roman" w:eastAsia="Times New Roman" w:hAnsi="Times New Roman" w:cs="Times New Roman"/>
          <w:sz w:val="22"/>
          <w:szCs w:val="22"/>
        </w:rPr>
        <w:t xml:space="preserve"> means </w:t>
      </w:r>
      <w:r w:rsidR="00310F7B" w:rsidRPr="00310F7B">
        <w:rPr>
          <w:rFonts w:ascii="Times New Roman" w:eastAsia="Times New Roman" w:hAnsi="Times New Roman" w:cs="Times New Roman"/>
          <w:sz w:val="22"/>
          <w:szCs w:val="22"/>
        </w:rPr>
        <w:t xml:space="preserve">DBA Support managed service </w:t>
      </w:r>
      <w:r w:rsidR="00C33C2A">
        <w:rPr>
          <w:rFonts w:ascii="Times New Roman" w:eastAsia="Times New Roman" w:hAnsi="Times New Roman" w:cs="Times New Roman"/>
          <w:sz w:val="22"/>
          <w:szCs w:val="22"/>
        </w:rPr>
        <w:t>including</w:t>
      </w:r>
      <w:r w:rsidR="00310F7B" w:rsidRPr="00310F7B">
        <w:rPr>
          <w:rFonts w:ascii="Times New Roman" w:eastAsia="Times New Roman" w:hAnsi="Times New Roman" w:cs="Times New Roman"/>
          <w:sz w:val="22"/>
          <w:szCs w:val="22"/>
        </w:rPr>
        <w:t xml:space="preserve"> </w:t>
      </w:r>
      <w:r w:rsidR="009C0752" w:rsidRPr="009C0752">
        <w:rPr>
          <w:rFonts w:ascii="Times New Roman" w:eastAsia="Times New Roman" w:hAnsi="Times New Roman" w:cs="Times New Roman"/>
          <w:sz w:val="22"/>
          <w:szCs w:val="22"/>
          <w:lang w:val="en"/>
        </w:rPr>
        <w:t xml:space="preserve">a range of proactive and reactive services to ensure the optimal performance, security, and availability of databases. These include measurable service level outcomes that the Recipient expect as part of the service agreement; </w:t>
      </w:r>
      <w:r w:rsidR="009C0752" w:rsidRPr="009C0752">
        <w:rPr>
          <w:rFonts w:ascii="Times New Roman" w:eastAsia="Times New Roman" w:hAnsi="Times New Roman" w:cs="Times New Roman"/>
          <w:sz w:val="22"/>
          <w:szCs w:val="22"/>
          <w:lang w:val="en"/>
        </w:rPr>
        <w:lastRenderedPageBreak/>
        <w:t>including 24/7 Monitoring and Support, Performance Tuning and Optimization, Database Upgrades and Migrations, Disaster Recovery Planning and Reporting and Documentation.</w:t>
      </w:r>
    </w:p>
    <w:p w14:paraId="1D4247EC" w14:textId="77777777" w:rsidR="00893B05" w:rsidRDefault="00F14863">
      <w:pPr>
        <w:numPr>
          <w:ilvl w:val="0"/>
          <w:numId w:val="6"/>
        </w:numPr>
        <w:pBdr>
          <w:left w:val="none" w:sz="0" w:space="4" w:color="auto"/>
        </w:pBdr>
        <w:spacing w:before="240" w:line="276" w:lineRule="auto"/>
        <w:ind w:left="360"/>
        <w:rPr>
          <w:rFonts w:ascii="Times New Roman" w:eastAsia="Times New Roman" w:hAnsi="Times New Roman" w:cs="Times New Roman"/>
          <w:sz w:val="22"/>
          <w:szCs w:val="22"/>
        </w:rPr>
      </w:pPr>
      <w:bookmarkStart w:id="17" w:name="_Ref132369198"/>
      <w:r>
        <w:rPr>
          <w:rFonts w:ascii="Times New Roman" w:eastAsia="Times New Roman" w:hAnsi="Times New Roman" w:cs="Times New Roman"/>
          <w:sz w:val="22"/>
          <w:szCs w:val="22"/>
        </w:rPr>
        <w:t>With effect from the Commencement Date, the Service Provider will provide the following Services to the Recipient:</w:t>
      </w:r>
      <w:bookmarkEnd w:id="16"/>
      <w:bookmarkEnd w:id="17"/>
    </w:p>
    <w:p w14:paraId="12CDDD69"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General support of the Microsoft Structured Query Language (SQL) environment (41 instances).</w:t>
      </w:r>
    </w:p>
    <w:p w14:paraId="7EB3D337"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Participation in projects (including new server installs, server upgrades, and server migrations).</w:t>
      </w:r>
    </w:p>
    <w:p w14:paraId="53BAEF86" w14:textId="6C27FCCF"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Regular Maintenance (including </w:t>
      </w:r>
      <w:r w:rsidR="00EC5AD8">
        <w:rPr>
          <w:rFonts w:ascii="Times New Roman" w:eastAsia="Times New Roman" w:hAnsi="Times New Roman" w:cs="Times New Roman"/>
          <w:sz w:val="22"/>
          <w:szCs w:val="22"/>
        </w:rPr>
        <w:t xml:space="preserve">system </w:t>
      </w:r>
      <w:r>
        <w:rPr>
          <w:rFonts w:ascii="Times New Roman" w:eastAsia="Times New Roman" w:hAnsi="Times New Roman" w:cs="Times New Roman"/>
          <w:sz w:val="22"/>
          <w:szCs w:val="22"/>
        </w:rPr>
        <w:t>patching).</w:t>
      </w:r>
    </w:p>
    <w:p w14:paraId="4583BBF9"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Quarterly instance review (landscape document, security review, best practice analysis)</w:t>
      </w:r>
    </w:p>
    <w:p w14:paraId="69CF268E"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Participation in the bi-annual disaster recovery (DR) exercises.</w:t>
      </w:r>
    </w:p>
    <w:p w14:paraId="4B071364"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Monitoring (configure/maintain/review).</w:t>
      </w:r>
    </w:p>
    <w:p w14:paraId="697FBC31" w14:textId="721037EB"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24/7 support for Priority I/Priority 2 incidents.</w:t>
      </w:r>
    </w:p>
    <w:p w14:paraId="64638DF9" w14:textId="2E22FA5A"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Daily monitoring of databases and database servers: Ensure that the databases and database servers are operating within the service level agreements. Ensure that database jobs and backups complete successfully and on schedule. Respond to abnormal events through notification and providing corrective action. Track trends in </w:t>
      </w:r>
      <w:r>
        <w:rPr>
          <w:rFonts w:ascii="Times New Roman" w:eastAsia="Times New Roman" w:hAnsi="Times New Roman" w:cs="Times New Roman"/>
          <w:noProof/>
          <w:sz w:val="22"/>
          <w:szCs w:val="22"/>
        </w:rPr>
        <w:drawing>
          <wp:inline distT="0" distB="0" distL="0" distR="0" wp14:anchorId="43C121D5" wp14:editId="633BCBCF">
            <wp:extent cx="9525" cy="952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5"/>
                    <a:stretch>
                      <a:fillRect/>
                    </a:stretch>
                  </pic:blipFill>
                  <pic:spPr>
                    <a:xfrm>
                      <a:off x="0" y="0"/>
                      <a:ext cx="9525" cy="9525"/>
                    </a:xfrm>
                    <a:prstGeom prst="rect">
                      <a:avLst/>
                    </a:prstGeom>
                  </pic:spPr>
                </pic:pic>
              </a:graphicData>
            </a:graphic>
          </wp:inline>
        </w:drawing>
      </w:r>
      <w:r>
        <w:rPr>
          <w:rFonts w:ascii="Times New Roman" w:eastAsia="Times New Roman" w:hAnsi="Times New Roman" w:cs="Times New Roman"/>
          <w:sz w:val="22"/>
          <w:szCs w:val="22"/>
        </w:rPr>
        <w:t>database performance and provide periodic status reports. This service is required 24 hours per day, 7 days per week and 365 days per year.</w:t>
      </w:r>
      <w:r>
        <w:rPr>
          <w:rFonts w:ascii="Times New Roman" w:eastAsia="Times New Roman" w:hAnsi="Times New Roman" w:cs="Times New Roman"/>
          <w:color w:val="B5082E"/>
          <w:sz w:val="22"/>
          <w:szCs w:val="22"/>
        </w:rPr>
        <w:t xml:space="preserve"> </w:t>
      </w:r>
    </w:p>
    <w:p w14:paraId="2892442E" w14:textId="1EA0BE3B" w:rsidR="00893B05" w:rsidRPr="00AD6441"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Patch monitoring and deployment: Manage the patching lifecycle of </w:t>
      </w:r>
      <w:r w:rsidRPr="00AD6441">
        <w:rPr>
          <w:rFonts w:ascii="Times New Roman" w:eastAsia="Times New Roman" w:hAnsi="Times New Roman" w:cs="Times New Roman"/>
          <w:sz w:val="22"/>
          <w:szCs w:val="22"/>
        </w:rPr>
        <w:t>the Recipient’s database servers. Apply scheduled patching as appropriate or as needed to correct error conditions. Notify BWE when out-of-bound security patching is released by database vendors.</w:t>
      </w:r>
    </w:p>
    <w:p w14:paraId="51D0F980" w14:textId="17AE98C8" w:rsidR="00893B05" w:rsidRPr="00AD6441" w:rsidRDefault="00F14863">
      <w:pPr>
        <w:numPr>
          <w:ilvl w:val="1"/>
          <w:numId w:val="6"/>
        </w:numPr>
        <w:spacing w:after="15" w:line="276" w:lineRule="auto"/>
        <w:ind w:left="720" w:hanging="720"/>
        <w:rPr>
          <w:rFonts w:ascii="Times New Roman" w:eastAsia="Times New Roman" w:hAnsi="Times New Roman" w:cs="Times New Roman"/>
          <w:sz w:val="22"/>
          <w:szCs w:val="22"/>
        </w:rPr>
      </w:pPr>
      <w:r w:rsidRPr="00AD6441">
        <w:rPr>
          <w:rFonts w:ascii="Times New Roman" w:eastAsia="Times New Roman" w:hAnsi="Times New Roman" w:cs="Times New Roman"/>
          <w:sz w:val="22"/>
          <w:szCs w:val="22"/>
        </w:rPr>
        <w:t>Coordinate patch scheduling with Recipient IT Teams.</w:t>
      </w:r>
    </w:p>
    <w:p w14:paraId="5900873A" w14:textId="2027DEBD" w:rsidR="00893B05" w:rsidRPr="00AD6441" w:rsidRDefault="00F14863">
      <w:pPr>
        <w:numPr>
          <w:ilvl w:val="1"/>
          <w:numId w:val="6"/>
        </w:numPr>
        <w:spacing w:after="15" w:line="276" w:lineRule="auto"/>
        <w:ind w:left="720" w:hanging="720"/>
        <w:rPr>
          <w:rFonts w:ascii="Times New Roman" w:eastAsia="Times New Roman" w:hAnsi="Times New Roman" w:cs="Times New Roman"/>
          <w:sz w:val="22"/>
          <w:szCs w:val="22"/>
        </w:rPr>
      </w:pPr>
      <w:r w:rsidRPr="00AD6441">
        <w:rPr>
          <w:rFonts w:ascii="Times New Roman" w:eastAsia="Times New Roman" w:hAnsi="Times New Roman" w:cs="Times New Roman"/>
          <w:sz w:val="22"/>
          <w:szCs w:val="22"/>
        </w:rPr>
        <w:t xml:space="preserve">Building, configuring and hardening new databases: Assist the Recipient Applications team in deploying new database servers and creating new databases. </w:t>
      </w:r>
    </w:p>
    <w:p w14:paraId="0450B336"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sidRPr="00AD6441">
        <w:rPr>
          <w:rFonts w:ascii="Times New Roman" w:eastAsia="Times New Roman" w:hAnsi="Times New Roman" w:cs="Times New Roman"/>
          <w:sz w:val="22"/>
          <w:szCs w:val="22"/>
        </w:rPr>
        <w:t>Database schema development: Assist the BWE IT Team in modifying existing</w:t>
      </w:r>
      <w:r>
        <w:rPr>
          <w:rFonts w:ascii="Times New Roman" w:eastAsia="Times New Roman" w:hAnsi="Times New Roman" w:cs="Times New Roman"/>
          <w:sz w:val="22"/>
          <w:szCs w:val="22"/>
        </w:rPr>
        <w:t xml:space="preserve"> or creating new database schema including but not limited to table and view design, indexing design, trigger development and stored procedure development </w:t>
      </w:r>
    </w:p>
    <w:p w14:paraId="26F7CAC0"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On-site/ Remote database support for MSSQL and pro-active monitoring.</w:t>
      </w:r>
    </w:p>
    <w:p w14:paraId="0B2A0111"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Perform quarterly DR testing</w:t>
      </w:r>
    </w:p>
    <w:p w14:paraId="6577B06E"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Perform daily SQL instance health checks.</w:t>
      </w:r>
    </w:p>
    <w:p w14:paraId="3BB86233"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Perform live SQL instance for all SQL servers via Proactive monitoring tool.</w:t>
      </w:r>
    </w:p>
    <w:p w14:paraId="2B9C0A22"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Perform weekly SQL instance maintenance.</w:t>
      </w:r>
    </w:p>
    <w:p w14:paraId="1C3D7865"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Perform weekly SQL instance best practice configurations.</w:t>
      </w:r>
    </w:p>
    <w:p w14:paraId="7D407D73"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Develop SQL server technology roadmap and guidance.</w:t>
      </w:r>
    </w:p>
    <w:p w14:paraId="2E199EE9" w14:textId="77777777" w:rsidR="00893B05" w:rsidRPr="00AD6441"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24/7 standby with 1st, 2nd and 3rd line escalation. </w:t>
      </w:r>
      <w:r w:rsidRPr="00AD6441">
        <w:rPr>
          <w:rFonts w:ascii="Times New Roman" w:eastAsia="Times New Roman" w:hAnsi="Times New Roman" w:cs="Times New Roman"/>
          <w:sz w:val="22"/>
          <w:szCs w:val="22"/>
        </w:rPr>
        <w:t>Inclusive of all after-hours support, and projects.</w:t>
      </w:r>
    </w:p>
    <w:p w14:paraId="10C7A38D"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Advise and implement SQL server security according to Barloworld security controls. </w:t>
      </w:r>
    </w:p>
    <w:p w14:paraId="55D9FFDC"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Provide weekly report for SQL instance maintenance.</w:t>
      </w:r>
    </w:p>
    <w:p w14:paraId="27397822"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on-site service delivery meetings to discuss quality of support and upcoming projects.</w:t>
      </w:r>
    </w:p>
    <w:p w14:paraId="62C288B1"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Provide monthly operational report.</w:t>
      </w:r>
    </w:p>
    <w:p w14:paraId="5C02CE0F"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Provide monthly executive report.</w:t>
      </w:r>
    </w:p>
    <w:p w14:paraId="72A7F488"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Bi-annual database and operating system security audit RDB shall provide security software (no license fee applicable).</w:t>
      </w:r>
    </w:p>
    <w:p w14:paraId="305CF281"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Monthly executive report on all database environments.</w:t>
      </w:r>
    </w:p>
    <w:p w14:paraId="78D00452"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Daily and weekly database health-check reports.</w:t>
      </w:r>
    </w:p>
    <w:p w14:paraId="5F42A63D"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Development and implementation of database industry standards and best practices.</w:t>
      </w:r>
    </w:p>
    <w:p w14:paraId="1AF05418"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Development and maintenance of detailed site document for all supported environments. </w:t>
      </w:r>
    </w:p>
    <w:p w14:paraId="10D6DFB5"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Comprehensive database audit per instance, inclusive of short-, medium- and long-term recommendations.</w:t>
      </w:r>
    </w:p>
    <w:p w14:paraId="1E50E511" w14:textId="77777777" w:rsidR="00893B05" w:rsidRDefault="00F14863">
      <w:pPr>
        <w:numPr>
          <w:ilvl w:val="1"/>
          <w:numId w:val="6"/>
        </w:numPr>
        <w:spacing w:after="15"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Perform disaster recovery on regular intervals inclusive of development and maintenance of comprehensive step by step document.</w:t>
      </w:r>
    </w:p>
    <w:p w14:paraId="20708D80" w14:textId="77777777" w:rsidR="00893B05" w:rsidRDefault="00F14863">
      <w:pPr>
        <w:numPr>
          <w:ilvl w:val="0"/>
          <w:numId w:val="6"/>
        </w:numPr>
        <w:pBdr>
          <w:left w:val="none" w:sz="0" w:space="4" w:color="auto"/>
        </w:pBdr>
        <w:spacing w:before="240"/>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Notwithstanding any other provision of this Agreement to the contrary, it is expressly acknowledged and agreed between the Parties that the Services will comply with the Enterprise Architecture and the Service Provider warrants that, in its performance for the Services, it will ensure that such Services comply with the Enterprise Architecture.</w:t>
      </w:r>
    </w:p>
    <w:p w14:paraId="18F1368D" w14:textId="57438EDC" w:rsidR="00893B05" w:rsidRDefault="00F14863">
      <w:pPr>
        <w:numPr>
          <w:ilvl w:val="0"/>
          <w:numId w:val="6"/>
        </w:numPr>
        <w:pBdr>
          <w:left w:val="none" w:sz="0" w:space="4" w:color="auto"/>
        </w:pBdr>
        <w:spacing w:before="240"/>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providing the Services listed in clause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_Ref132369198 \r \h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ascii="Times New Roman" w:eastAsia="Times New Roman" w:hAnsi="Times New Roman" w:cs="Times New Roman"/>
          <w:color w:val="000000"/>
          <w:sz w:val="22"/>
          <w:szCs w:val="22"/>
        </w:rPr>
        <w:t>2</w:t>
      </w:r>
      <w:r>
        <w:rPr>
          <w:rFonts w:ascii="Times New Roman" w:eastAsia="Times New Roman" w:hAnsi="Times New Roman" w:cs="Times New Roman"/>
          <w:color w:val="000000"/>
          <w:sz w:val="22"/>
          <w:szCs w:val="22"/>
        </w:rPr>
        <w:fldChar w:fldCharType="end"/>
      </w:r>
      <w:r>
        <w:rPr>
          <w:rFonts w:ascii="Times New Roman" w:eastAsia="Times New Roman" w:hAnsi="Times New Roman" w:cs="Times New Roman"/>
          <w:sz w:val="22"/>
          <w:szCs w:val="22"/>
        </w:rPr>
        <w:t xml:space="preserve"> above, the Service Provider shall perform the key activities and shall deliver the Deliverables</w:t>
      </w:r>
      <w:r>
        <w:rPr>
          <w:rFonts w:ascii="Times New Roman" w:eastAsia="Times New Roman" w:hAnsi="Times New Roman" w:cs="Times New Roman"/>
          <w:color w:val="B5082E"/>
          <w:sz w:val="22"/>
          <w:szCs w:val="22"/>
        </w:rPr>
        <w:t xml:space="preserve"> </w:t>
      </w:r>
      <w:r w:rsidRPr="009254C0">
        <w:rPr>
          <w:rFonts w:ascii="Times New Roman" w:eastAsia="Times New Roman" w:hAnsi="Times New Roman" w:cs="Times New Roman"/>
          <w:sz w:val="22"/>
          <w:szCs w:val="22"/>
        </w:rPr>
        <w:t>identified therein</w:t>
      </w:r>
      <w:r w:rsidR="009254C0" w:rsidRPr="009254C0">
        <w:rPr>
          <w:rFonts w:ascii="Times New Roman" w:eastAsia="Times New Roman" w:hAnsi="Times New Roman" w:cs="Times New Roman"/>
          <w:sz w:val="22"/>
          <w:szCs w:val="22"/>
        </w:rPr>
        <w:t xml:space="preserve"> under section 2 above. </w:t>
      </w:r>
    </w:p>
    <w:p w14:paraId="618BE2C2" w14:textId="77777777" w:rsidR="00893B05" w:rsidRDefault="00F14863">
      <w:pPr>
        <w:numPr>
          <w:ilvl w:val="0"/>
          <w:numId w:val="6"/>
        </w:numPr>
        <w:pBdr>
          <w:left w:val="none" w:sz="0" w:space="4" w:color="auto"/>
        </w:pBdr>
        <w:spacing w:before="240"/>
        <w:ind w:left="360"/>
        <w:rPr>
          <w:rFonts w:ascii="Times New Roman" w:eastAsia="Times New Roman" w:hAnsi="Times New Roman" w:cs="Times New Roman"/>
          <w:sz w:val="22"/>
          <w:szCs w:val="22"/>
        </w:rPr>
      </w:pPr>
      <w:bookmarkStart w:id="18" w:name="_Ref78541965"/>
      <w:r>
        <w:rPr>
          <w:rFonts w:ascii="Times New Roman" w:eastAsia="Times New Roman" w:hAnsi="Times New Roman" w:cs="Times New Roman"/>
          <w:b/>
          <w:bCs/>
          <w:sz w:val="22"/>
          <w:szCs w:val="22"/>
        </w:rPr>
        <w:t>Service Levels</w:t>
      </w:r>
      <w:bookmarkEnd w:id="18"/>
    </w:p>
    <w:p w14:paraId="21D6A700" w14:textId="74EEEC8C" w:rsidR="00893B05" w:rsidRDefault="00893B05" w:rsidP="009254C0">
      <w:pPr>
        <w:tabs>
          <w:tab w:val="left" w:pos="7380"/>
        </w:tabs>
        <w:spacing w:before="240"/>
        <w:ind w:left="180"/>
        <w:rPr>
          <w:sz w:val="22"/>
          <w:szCs w:val="22"/>
        </w:rPr>
      </w:pPr>
    </w:p>
    <w:p w14:paraId="42D17B40" w14:textId="77777777" w:rsidR="00893B05" w:rsidRDefault="00893B05">
      <w:pPr>
        <w:spacing w:before="240"/>
        <w:ind w:left="720"/>
        <w:rPr>
          <w:rFonts w:ascii="Times New Roman" w:eastAsia="Times New Roman" w:hAnsi="Times New Roman" w:cs="Times New Roman"/>
          <w:sz w:val="22"/>
          <w:szCs w:val="22"/>
        </w:rPr>
      </w:pPr>
    </w:p>
    <w:p w14:paraId="3328C9EA" w14:textId="77777777" w:rsidR="00893B05" w:rsidRDefault="00F14863">
      <w:pPr>
        <w:numPr>
          <w:ilvl w:val="0"/>
          <w:numId w:val="8"/>
        </w:numPr>
        <w:pBdr>
          <w:left w:val="none" w:sz="0" w:space="4" w:color="auto"/>
        </w:pBdr>
        <w:spacing w:before="240"/>
        <w:ind w:left="360"/>
        <w:rPr>
          <w:rFonts w:ascii="Times New Roman" w:eastAsia="Times New Roman" w:hAnsi="Times New Roman" w:cs="Times New Roman"/>
          <w:sz w:val="22"/>
          <w:szCs w:val="22"/>
        </w:rPr>
      </w:pPr>
      <w:bookmarkStart w:id="19" w:name="_Ref78541843"/>
      <w:r>
        <w:rPr>
          <w:rFonts w:ascii="Times New Roman" w:eastAsia="Times New Roman" w:hAnsi="Times New Roman" w:cs="Times New Roman"/>
          <w:b/>
          <w:bCs/>
          <w:sz w:val="22"/>
          <w:szCs w:val="22"/>
        </w:rPr>
        <w:t>Service Penalties</w:t>
      </w:r>
      <w:bookmarkEnd w:id="19"/>
    </w:p>
    <w:p w14:paraId="4D63C8C3" w14:textId="72F5EA2D" w:rsidR="00893B05" w:rsidRDefault="00F14863">
      <w:pPr>
        <w:numPr>
          <w:ilvl w:val="1"/>
          <w:numId w:val="8"/>
        </w:numPr>
        <w:spacing w:before="240"/>
        <w:ind w:left="720" w:hanging="720"/>
        <w:rPr>
          <w:rFonts w:ascii="Times New Roman" w:eastAsia="Times New Roman" w:hAnsi="Times New Roman" w:cs="Times New Roman"/>
          <w:sz w:val="22"/>
          <w:szCs w:val="22"/>
        </w:rPr>
      </w:pPr>
      <w:r w:rsidRPr="0036396B">
        <w:rPr>
          <w:rFonts w:ascii="Times New Roman" w:eastAsia="Times New Roman" w:hAnsi="Times New Roman" w:cs="Times New Roman"/>
          <w:sz w:val="22"/>
          <w:szCs w:val="22"/>
        </w:rPr>
        <w:t>The Service penalty regime set out in this clause 6 will apply to all Service levels which are capable of measurement, unless otherwise agreed between the Parties</w:t>
      </w:r>
      <w:r>
        <w:rPr>
          <w:rFonts w:ascii="Times New Roman" w:eastAsia="Times New Roman" w:hAnsi="Times New Roman" w:cs="Times New Roman"/>
          <w:sz w:val="22"/>
          <w:szCs w:val="22"/>
        </w:rPr>
        <w:t>.</w:t>
      </w:r>
    </w:p>
    <w:p w14:paraId="0819BFB4" w14:textId="06E9E42D" w:rsidR="00893B05" w:rsidRDefault="00F14863">
      <w:pPr>
        <w:numPr>
          <w:ilvl w:val="1"/>
          <w:numId w:val="8"/>
        </w:numPr>
        <w:spacing w:before="240"/>
        <w:ind w:left="720" w:hanging="720"/>
        <w:rPr>
          <w:rFonts w:ascii="Times New Roman" w:eastAsia="Times New Roman" w:hAnsi="Times New Roman" w:cs="Times New Roman"/>
          <w:sz w:val="22"/>
          <w:szCs w:val="22"/>
        </w:rPr>
      </w:pPr>
      <w:r w:rsidRPr="0036396B">
        <w:rPr>
          <w:rFonts w:ascii="Times New Roman" w:eastAsia="Times New Roman" w:hAnsi="Times New Roman" w:cs="Times New Roman"/>
          <w:sz w:val="22"/>
          <w:szCs w:val="22"/>
        </w:rPr>
        <w:t xml:space="preserve">Service levels will be measured monthly by the Service Provider and Service penalties will be calculated at the end of every </w:t>
      </w:r>
      <w:r w:rsidR="00066E98" w:rsidRPr="0036396B">
        <w:rPr>
          <w:rFonts w:ascii="Times New Roman" w:eastAsia="Times New Roman" w:hAnsi="Times New Roman" w:cs="Times New Roman"/>
          <w:sz w:val="22"/>
          <w:szCs w:val="22"/>
        </w:rPr>
        <w:t>month</w:t>
      </w:r>
      <w:r w:rsidRPr="0036396B">
        <w:rPr>
          <w:rFonts w:ascii="Times New Roman" w:eastAsia="Times New Roman" w:hAnsi="Times New Roman" w:cs="Times New Roman"/>
          <w:sz w:val="22"/>
          <w:szCs w:val="22"/>
        </w:rPr>
        <w:t xml:space="preserve">.  By the seventh day after the end of each month, the Service Provider will deliver a report to the Recipient in respect of its performance against Service levels in the previous month.  At the end of </w:t>
      </w:r>
      <w:r w:rsidR="002762C2" w:rsidRPr="0036396B">
        <w:rPr>
          <w:rFonts w:ascii="Times New Roman" w:eastAsia="Times New Roman" w:hAnsi="Times New Roman" w:cs="Times New Roman"/>
          <w:sz w:val="22"/>
          <w:szCs w:val="22"/>
        </w:rPr>
        <w:t>each month</w:t>
      </w:r>
      <w:r w:rsidRPr="0036396B">
        <w:rPr>
          <w:rFonts w:ascii="Times New Roman" w:eastAsia="Times New Roman" w:hAnsi="Times New Roman" w:cs="Times New Roman"/>
          <w:sz w:val="22"/>
          <w:szCs w:val="22"/>
        </w:rPr>
        <w:t xml:space="preserve"> the reports will be reviewed by the Recipient in order to determine whether Service penalties are payable</w:t>
      </w:r>
      <w:r>
        <w:rPr>
          <w:rFonts w:ascii="Times New Roman" w:eastAsia="Times New Roman" w:hAnsi="Times New Roman" w:cs="Times New Roman"/>
          <w:sz w:val="22"/>
          <w:szCs w:val="22"/>
        </w:rPr>
        <w:t>.</w:t>
      </w:r>
    </w:p>
    <w:p w14:paraId="5EDC0E37" w14:textId="4423C6E8" w:rsidR="00893B05" w:rsidRDefault="00F14863">
      <w:pPr>
        <w:numPr>
          <w:ilvl w:val="1"/>
          <w:numId w:val="8"/>
        </w:numPr>
        <w:spacing w:before="240"/>
        <w:ind w:left="720" w:hanging="720"/>
        <w:rPr>
          <w:rFonts w:ascii="Times New Roman" w:eastAsia="Times New Roman" w:hAnsi="Times New Roman" w:cs="Times New Roman"/>
          <w:sz w:val="22"/>
          <w:szCs w:val="22"/>
        </w:rPr>
      </w:pPr>
      <w:r w:rsidRPr="0036396B">
        <w:rPr>
          <w:rFonts w:ascii="Times New Roman" w:eastAsia="Times New Roman" w:hAnsi="Times New Roman" w:cs="Times New Roman"/>
          <w:sz w:val="22"/>
          <w:szCs w:val="22"/>
        </w:rPr>
        <w:t>Service penalties will be payable by the Service Provider if it fails to achieve:</w:t>
      </w:r>
    </w:p>
    <w:p w14:paraId="3B1A4C2B" w14:textId="55E350D6" w:rsidR="00893B05" w:rsidRDefault="00543F19" w:rsidP="00ED4A3D">
      <w:pPr>
        <w:numPr>
          <w:ilvl w:val="2"/>
          <w:numId w:val="8"/>
        </w:numPr>
        <w:spacing w:before="240"/>
        <w:ind w:left="810" w:hanging="810"/>
        <w:rPr>
          <w:rFonts w:ascii="Times New Roman" w:eastAsia="Times New Roman" w:hAnsi="Times New Roman" w:cs="Times New Roman"/>
          <w:sz w:val="22"/>
          <w:szCs w:val="22"/>
        </w:rPr>
      </w:pPr>
      <w:r>
        <w:rPr>
          <w:rFonts w:ascii="Times New Roman" w:eastAsia="Times New Roman" w:hAnsi="Times New Roman" w:cs="Times New Roman"/>
          <w:sz w:val="22"/>
          <w:szCs w:val="22"/>
        </w:rPr>
        <w:t>T</w:t>
      </w:r>
      <w:r w:rsidR="00F14863" w:rsidRPr="0036396B">
        <w:rPr>
          <w:rFonts w:ascii="Times New Roman" w:eastAsia="Times New Roman" w:hAnsi="Times New Roman" w:cs="Times New Roman"/>
          <w:sz w:val="22"/>
          <w:szCs w:val="22"/>
        </w:rPr>
        <w:t xml:space="preserve">he </w:t>
      </w:r>
      <w:r w:rsidR="00066E98" w:rsidRPr="0036396B">
        <w:rPr>
          <w:rFonts w:ascii="Times New Roman" w:eastAsia="Times New Roman" w:hAnsi="Times New Roman" w:cs="Times New Roman"/>
          <w:sz w:val="22"/>
          <w:szCs w:val="22"/>
        </w:rPr>
        <w:t xml:space="preserve">total monthly </w:t>
      </w:r>
      <w:r w:rsidR="00F14863" w:rsidRPr="0036396B">
        <w:rPr>
          <w:rFonts w:ascii="Times New Roman" w:eastAsia="Times New Roman" w:hAnsi="Times New Roman" w:cs="Times New Roman"/>
          <w:sz w:val="22"/>
          <w:szCs w:val="22"/>
        </w:rPr>
        <w:t xml:space="preserve">Service Level </w:t>
      </w:r>
    </w:p>
    <w:p w14:paraId="504A1679" w14:textId="2FD955AB" w:rsidR="00893B05" w:rsidRDefault="00F14863">
      <w:pPr>
        <w:numPr>
          <w:ilvl w:val="1"/>
          <w:numId w:val="8"/>
        </w:numPr>
        <w:spacing w:before="240"/>
        <w:ind w:left="720" w:hanging="720"/>
        <w:rPr>
          <w:rFonts w:ascii="Times New Roman" w:eastAsia="Times New Roman" w:hAnsi="Times New Roman" w:cs="Times New Roman"/>
          <w:sz w:val="22"/>
          <w:szCs w:val="22"/>
        </w:rPr>
      </w:pPr>
      <w:r w:rsidRPr="0036396B">
        <w:rPr>
          <w:rFonts w:ascii="Times New Roman" w:eastAsia="Times New Roman" w:hAnsi="Times New Roman" w:cs="Times New Roman"/>
          <w:sz w:val="22"/>
          <w:szCs w:val="22"/>
        </w:rPr>
        <w:t>Service penalties are calculated as follows:</w:t>
      </w:r>
    </w:p>
    <w:p w14:paraId="38DDAD54" w14:textId="0CA10E51" w:rsidR="00893B05" w:rsidRPr="00DF7778" w:rsidRDefault="00ED4A3D" w:rsidP="00DF7778">
      <w:pPr>
        <w:numPr>
          <w:ilvl w:val="2"/>
          <w:numId w:val="8"/>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F</w:t>
      </w:r>
      <w:r w:rsidR="00F14863" w:rsidRPr="0036396B">
        <w:rPr>
          <w:rFonts w:ascii="Times New Roman" w:eastAsia="Times New Roman" w:hAnsi="Times New Roman" w:cs="Times New Roman"/>
          <w:sz w:val="22"/>
          <w:szCs w:val="22"/>
        </w:rPr>
        <w:t xml:space="preserve">or each percentage or part thereof by which the Service Provider fails to achieve the Service Level, the Service penalty is </w:t>
      </w:r>
      <w:r w:rsidR="00066E98" w:rsidRPr="0036396B">
        <w:rPr>
          <w:rFonts w:ascii="Times New Roman" w:eastAsia="Times New Roman" w:hAnsi="Times New Roman" w:cs="Times New Roman"/>
          <w:sz w:val="22"/>
          <w:szCs w:val="22"/>
        </w:rPr>
        <w:t>3</w:t>
      </w:r>
      <w:bookmarkStart w:id="20" w:name="_Ref81311990"/>
      <w:r w:rsidR="00F14863" w:rsidRPr="0036396B">
        <w:rPr>
          <w:rFonts w:ascii="Times New Roman" w:eastAsia="Times New Roman" w:hAnsi="Times New Roman" w:cs="Times New Roman"/>
          <w:sz w:val="22"/>
          <w:szCs w:val="22"/>
        </w:rPr>
        <w:t xml:space="preserve">% of the Service Provider’s charges for each month </w:t>
      </w:r>
      <w:r w:rsidR="00280A1E" w:rsidRPr="0036396B">
        <w:rPr>
          <w:rFonts w:ascii="Times New Roman" w:eastAsia="Times New Roman" w:hAnsi="Times New Roman" w:cs="Times New Roman"/>
          <w:sz w:val="22"/>
          <w:szCs w:val="22"/>
        </w:rPr>
        <w:t xml:space="preserve">for the applicable base service </w:t>
      </w:r>
      <w:r w:rsidR="00F14863" w:rsidRPr="0036396B">
        <w:rPr>
          <w:rFonts w:ascii="Times New Roman" w:eastAsia="Times New Roman" w:hAnsi="Times New Roman" w:cs="Times New Roman"/>
          <w:sz w:val="22"/>
          <w:szCs w:val="22"/>
        </w:rPr>
        <w:t>in which the Service Level was not achieved; and</w:t>
      </w:r>
      <w:bookmarkEnd w:id="20"/>
    </w:p>
    <w:p w14:paraId="1B22C0B7" w14:textId="19AEF479" w:rsidR="00893B05" w:rsidRDefault="00F14863">
      <w:pPr>
        <w:numPr>
          <w:ilvl w:val="1"/>
          <w:numId w:val="8"/>
        </w:numPr>
        <w:spacing w:before="240"/>
        <w:ind w:left="720" w:hanging="720"/>
        <w:rPr>
          <w:rFonts w:ascii="Times New Roman" w:eastAsia="Times New Roman" w:hAnsi="Times New Roman" w:cs="Times New Roman"/>
          <w:sz w:val="22"/>
          <w:szCs w:val="22"/>
        </w:rPr>
      </w:pPr>
      <w:r w:rsidRPr="0036396B">
        <w:rPr>
          <w:rFonts w:ascii="Times New Roman" w:eastAsia="Times New Roman" w:hAnsi="Times New Roman" w:cs="Times New Roman"/>
          <w:sz w:val="22"/>
          <w:szCs w:val="22"/>
        </w:rPr>
        <w:t xml:space="preserve">The Service Provider commits a material breach this Agreement if it becomes liable for Service penalties in terms of clause 6.4.1 in </w:t>
      </w:r>
      <w:r w:rsidR="00280A1E" w:rsidRPr="0036396B">
        <w:rPr>
          <w:rFonts w:ascii="Times New Roman" w:eastAsia="Times New Roman" w:hAnsi="Times New Roman" w:cs="Times New Roman"/>
          <w:sz w:val="22"/>
          <w:szCs w:val="22"/>
        </w:rPr>
        <w:t>six (6) months</w:t>
      </w:r>
      <w:r w:rsidR="00AE1DB9">
        <w:rPr>
          <w:rFonts w:ascii="Times New Roman" w:eastAsia="Times New Roman" w:hAnsi="Times New Roman" w:cs="Times New Roman"/>
          <w:sz w:val="22"/>
          <w:szCs w:val="22"/>
        </w:rPr>
        <w:t>.</w:t>
      </w:r>
      <w:r w:rsidR="00280A1E" w:rsidRPr="0036396B">
        <w:rPr>
          <w:rFonts w:ascii="Times New Roman" w:eastAsia="Times New Roman" w:hAnsi="Times New Roman" w:cs="Times New Roman"/>
          <w:sz w:val="22"/>
          <w:szCs w:val="22"/>
        </w:rPr>
        <w:t xml:space="preserve"> </w:t>
      </w:r>
      <w:r w:rsidRPr="0036396B">
        <w:rPr>
          <w:rFonts w:ascii="Times New Roman" w:eastAsia="Times New Roman" w:hAnsi="Times New Roman" w:cs="Times New Roman"/>
          <w:sz w:val="22"/>
          <w:szCs w:val="22"/>
        </w:rPr>
        <w:t xml:space="preserve">  In these circumstances the Recipient shall be permitted to terminate this Agreement upon written notice to the Service Provider</w:t>
      </w:r>
      <w:r>
        <w:rPr>
          <w:rFonts w:ascii="Times New Roman" w:eastAsia="Times New Roman" w:hAnsi="Times New Roman" w:cs="Times New Roman"/>
          <w:sz w:val="22"/>
          <w:szCs w:val="22"/>
        </w:rPr>
        <w:t>.</w:t>
      </w:r>
    </w:p>
    <w:p w14:paraId="1F47FE3B" w14:textId="68DAF72A" w:rsidR="00893B05" w:rsidRDefault="00F14863">
      <w:pPr>
        <w:numPr>
          <w:ilvl w:val="1"/>
          <w:numId w:val="8"/>
        </w:numPr>
        <w:spacing w:before="240"/>
        <w:ind w:left="720" w:hanging="720"/>
        <w:rPr>
          <w:rFonts w:ascii="Times New Roman" w:eastAsia="Times New Roman" w:hAnsi="Times New Roman" w:cs="Times New Roman"/>
          <w:sz w:val="22"/>
          <w:szCs w:val="22"/>
        </w:rPr>
      </w:pPr>
      <w:r w:rsidRPr="0036396B">
        <w:rPr>
          <w:rFonts w:ascii="Times New Roman" w:eastAsia="Times New Roman" w:hAnsi="Times New Roman" w:cs="Times New Roman"/>
          <w:sz w:val="22"/>
          <w:szCs w:val="22"/>
        </w:rPr>
        <w:t xml:space="preserve">Service penalties will be measured and paid in accordance with the provisions stipulated above.  Wherever possible, a </w:t>
      </w:r>
      <w:r w:rsidR="00773B4E">
        <w:rPr>
          <w:rFonts w:ascii="Times New Roman" w:eastAsia="Times New Roman" w:hAnsi="Times New Roman" w:cs="Times New Roman"/>
          <w:sz w:val="22"/>
          <w:szCs w:val="22"/>
        </w:rPr>
        <w:t>S</w:t>
      </w:r>
      <w:r w:rsidRPr="0036396B">
        <w:rPr>
          <w:rFonts w:ascii="Times New Roman" w:eastAsia="Times New Roman" w:hAnsi="Times New Roman" w:cs="Times New Roman"/>
          <w:sz w:val="22"/>
          <w:szCs w:val="22"/>
        </w:rPr>
        <w:t xml:space="preserve">ervice penalty will be reflected as a credit on the Service Provider’s next invoice to the Recipient.  Where this is not possible, such </w:t>
      </w:r>
      <w:r w:rsidR="00773B4E">
        <w:rPr>
          <w:rFonts w:ascii="Times New Roman" w:eastAsia="Times New Roman" w:hAnsi="Times New Roman" w:cs="Times New Roman"/>
          <w:sz w:val="22"/>
          <w:szCs w:val="22"/>
        </w:rPr>
        <w:t>S</w:t>
      </w:r>
      <w:r w:rsidRPr="0036396B">
        <w:rPr>
          <w:rFonts w:ascii="Times New Roman" w:eastAsia="Times New Roman" w:hAnsi="Times New Roman" w:cs="Times New Roman"/>
          <w:sz w:val="22"/>
          <w:szCs w:val="22"/>
        </w:rPr>
        <w:t>ervice penalty will be paid to the Recipient in cash by no later than 10 days after due demand therefor</w:t>
      </w:r>
      <w:r>
        <w:rPr>
          <w:rFonts w:ascii="Times New Roman" w:eastAsia="Times New Roman" w:hAnsi="Times New Roman" w:cs="Times New Roman"/>
          <w:sz w:val="22"/>
          <w:szCs w:val="22"/>
        </w:rPr>
        <w:t>.</w:t>
      </w:r>
    </w:p>
    <w:p w14:paraId="27F0D76E" w14:textId="76A6C5A9" w:rsidR="00893B05" w:rsidRDefault="00F14863">
      <w:pPr>
        <w:numPr>
          <w:ilvl w:val="1"/>
          <w:numId w:val="8"/>
        </w:numPr>
        <w:spacing w:before="240"/>
        <w:ind w:left="720" w:hanging="720"/>
        <w:rPr>
          <w:rFonts w:ascii="Times New Roman" w:eastAsia="Times New Roman" w:hAnsi="Times New Roman" w:cs="Times New Roman"/>
          <w:sz w:val="22"/>
          <w:szCs w:val="22"/>
        </w:rPr>
      </w:pPr>
      <w:r w:rsidRPr="0036396B">
        <w:rPr>
          <w:rFonts w:ascii="Times New Roman" w:eastAsia="Times New Roman" w:hAnsi="Times New Roman" w:cs="Times New Roman"/>
          <w:sz w:val="22"/>
          <w:szCs w:val="22"/>
        </w:rPr>
        <w:t>Any dispute between the Parties regarding service penalties shall be resolved in accordance with the provisions of clause 30 of Part B (Terms and Conditions)</w:t>
      </w:r>
      <w:r>
        <w:rPr>
          <w:rFonts w:ascii="Times New Roman" w:eastAsia="Times New Roman" w:hAnsi="Times New Roman" w:cs="Times New Roman"/>
          <w:sz w:val="22"/>
          <w:szCs w:val="22"/>
        </w:rPr>
        <w:t>.</w:t>
      </w:r>
    </w:p>
    <w:p w14:paraId="5D856110" w14:textId="77777777" w:rsidR="00893B05" w:rsidRDefault="00F14863">
      <w:pPr>
        <w:numPr>
          <w:ilvl w:val="0"/>
          <w:numId w:val="8"/>
        </w:numPr>
        <w:pBdr>
          <w:left w:val="none" w:sz="0" w:space="4" w:color="auto"/>
        </w:pBdr>
        <w:spacing w:before="240"/>
        <w:ind w:left="36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Acceptance of Deliverables</w:t>
      </w:r>
    </w:p>
    <w:p w14:paraId="4A45CD06" w14:textId="77777777" w:rsidR="00893B05" w:rsidRDefault="00F14863">
      <w:pPr>
        <w:numPr>
          <w:ilvl w:val="1"/>
          <w:numId w:val="8"/>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Deliverables must be delivered to the Recipient on the dates agreed between the Parties. </w:t>
      </w:r>
    </w:p>
    <w:p w14:paraId="72D735B8" w14:textId="77777777" w:rsidR="00893B05" w:rsidRDefault="00F14863">
      <w:pPr>
        <w:numPr>
          <w:ilvl w:val="1"/>
          <w:numId w:val="8"/>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Where Deliverables are subject to Acceptance by the Recipient, the Service Provider will propose in writing Acceptance Criteria and Acceptance Tests applicable to the Deliverables in writing prior to the date of their submission to the Recipient.  The Parties will discuss any changes to the Acceptance Criteria and Acceptance Tests reasonably requested by the Recipient and make written amendments accordingly.  Agreed Acceptance Tests and Acceptance Criteria form part this Agreement.</w:t>
      </w:r>
    </w:p>
    <w:p w14:paraId="4534CC2E" w14:textId="77777777" w:rsidR="00893B05" w:rsidRDefault="00F14863">
      <w:pPr>
        <w:numPr>
          <w:ilvl w:val="1"/>
          <w:numId w:val="8"/>
        </w:numPr>
        <w:spacing w:before="240"/>
        <w:ind w:left="720" w:hanging="720"/>
        <w:rPr>
          <w:rFonts w:ascii="Times New Roman" w:eastAsia="Times New Roman" w:hAnsi="Times New Roman" w:cs="Times New Roman"/>
          <w:sz w:val="22"/>
          <w:szCs w:val="22"/>
        </w:rPr>
      </w:pPr>
      <w:bookmarkStart w:id="21" w:name="_Ref78543173"/>
      <w:r>
        <w:rPr>
          <w:rFonts w:ascii="Times New Roman" w:eastAsia="Times New Roman" w:hAnsi="Times New Roman" w:cs="Times New Roman"/>
          <w:sz w:val="22"/>
          <w:szCs w:val="22"/>
        </w:rPr>
        <w:t>Acceptance Tests will be performed by the Recipient or an independent third party appointed by it, in order to ascertain whether Deliverables meet the Acceptance Criteria.  The Service Provider must give such assistance to the Recipient as it requires to properly undertake Acceptance Testing of all Deliverables.</w:t>
      </w:r>
      <w:bookmarkEnd w:id="21"/>
      <w:r>
        <w:rPr>
          <w:rFonts w:ascii="Times New Roman" w:eastAsia="Times New Roman" w:hAnsi="Times New Roman" w:cs="Times New Roman"/>
          <w:sz w:val="22"/>
          <w:szCs w:val="22"/>
        </w:rPr>
        <w:t xml:space="preserve"> </w:t>
      </w:r>
    </w:p>
    <w:p w14:paraId="1589CFC3" w14:textId="26A12A3A" w:rsidR="00893B05" w:rsidRDefault="00F14863">
      <w:pPr>
        <w:numPr>
          <w:ilvl w:val="1"/>
          <w:numId w:val="8"/>
        </w:numPr>
        <w:spacing w:before="240"/>
        <w:ind w:left="720" w:hanging="720"/>
        <w:rPr>
          <w:rFonts w:ascii="Times New Roman" w:eastAsia="Times New Roman" w:hAnsi="Times New Roman" w:cs="Times New Roman"/>
          <w:sz w:val="22"/>
          <w:szCs w:val="22"/>
        </w:rPr>
      </w:pPr>
      <w:bookmarkStart w:id="22" w:name="_Ref78543174"/>
      <w:r>
        <w:rPr>
          <w:rFonts w:ascii="Times New Roman" w:eastAsia="Times New Roman" w:hAnsi="Times New Roman" w:cs="Times New Roman"/>
          <w:sz w:val="22"/>
          <w:szCs w:val="22"/>
        </w:rPr>
        <w:t>Where no time period for Acceptance Testing is agreed, the Recipient will have one calendar month within which to conduct its Acceptance Testing of Deliverables.  If the Recipient does not Accept or Reject the Deliverable within this time period, the Deliverable will be deemed to have been Accepted.</w:t>
      </w:r>
      <w:bookmarkEnd w:id="22"/>
    </w:p>
    <w:p w14:paraId="62F43784" w14:textId="77777777" w:rsidR="00893B05" w:rsidRDefault="00F14863">
      <w:pPr>
        <w:numPr>
          <w:ilvl w:val="1"/>
          <w:numId w:val="8"/>
        </w:numPr>
        <w:spacing w:before="240"/>
        <w:ind w:left="720" w:hanging="720"/>
        <w:rPr>
          <w:rFonts w:ascii="Times New Roman" w:eastAsia="Times New Roman" w:hAnsi="Times New Roman" w:cs="Times New Roman"/>
          <w:sz w:val="22"/>
          <w:szCs w:val="22"/>
        </w:rPr>
      </w:pPr>
      <w:bookmarkStart w:id="23" w:name="_Ref78543176"/>
      <w:r>
        <w:rPr>
          <w:rFonts w:ascii="Times New Roman" w:eastAsia="Times New Roman" w:hAnsi="Times New Roman" w:cs="Times New Roman"/>
          <w:sz w:val="22"/>
          <w:szCs w:val="22"/>
        </w:rPr>
        <w:t>If the Recipient Rejects a Deliverable, without prejudice to any other rights which the Recipient may have in terms of this Agreement or at law, it may:</w:t>
      </w:r>
      <w:bookmarkEnd w:id="23"/>
    </w:p>
    <w:p w14:paraId="4E02AE53" w14:textId="77777777" w:rsidR="00893B05" w:rsidRDefault="00F14863">
      <w:pPr>
        <w:numPr>
          <w:ilvl w:val="2"/>
          <w:numId w:val="8"/>
        </w:numPr>
        <w:spacing w:before="240"/>
        <w:ind w:left="1080" w:hanging="10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return the Deliverable to the Service Provider for remediation together with the reasons for the Deliverable’s failure to meet its Acceptance Criteria.  The faults must be remedied within five Business Days or such longer period agreed to by the Parties in writing and the Deliverable will then be resubmitted to the Recipient for Acceptance Testing.  The Service Provider will on demand reimburse the Recipient for its costs incurred in further Acceptance Testing of the same Deliverables.  Clauses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_Ref78543173 \r \h  \* MERGEFORMAT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ascii="Times New Roman" w:eastAsia="Times New Roman" w:hAnsi="Times New Roman" w:cs="Times New Roman"/>
          <w:color w:val="000000"/>
          <w:sz w:val="22"/>
          <w:szCs w:val="22"/>
        </w:rPr>
        <w:t>7.3</w:t>
      </w:r>
      <w:r>
        <w:rPr>
          <w:rFonts w:ascii="Times New Roman" w:eastAsia="Times New Roman" w:hAnsi="Times New Roman" w:cs="Times New Roman"/>
          <w:color w:val="000000"/>
          <w:sz w:val="22"/>
          <w:szCs w:val="22"/>
        </w:rPr>
        <w:fldChar w:fldCharType="end"/>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_Ref78543174 \r \h  \* MERGEFORMAT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ascii="Times New Roman" w:eastAsia="Times New Roman" w:hAnsi="Times New Roman" w:cs="Times New Roman"/>
          <w:color w:val="000000"/>
          <w:sz w:val="22"/>
          <w:szCs w:val="22"/>
        </w:rPr>
        <w:t>7.4</w:t>
      </w:r>
      <w:r>
        <w:rPr>
          <w:rFonts w:ascii="Times New Roman" w:eastAsia="Times New Roman" w:hAnsi="Times New Roman" w:cs="Times New Roman"/>
          <w:color w:val="000000"/>
          <w:sz w:val="22"/>
          <w:szCs w:val="22"/>
        </w:rPr>
        <w:fldChar w:fldCharType="end"/>
      </w:r>
      <w:r>
        <w:rPr>
          <w:rFonts w:ascii="Times New Roman" w:eastAsia="Times New Roman" w:hAnsi="Times New Roman" w:cs="Times New Roman"/>
          <w:sz w:val="22"/>
          <w:szCs w:val="22"/>
        </w:rPr>
        <w:t xml:space="preserve"> and this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_Ref78543176 \r \h  \* MERGEFORMAT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ascii="Times New Roman" w:eastAsia="Times New Roman" w:hAnsi="Times New Roman" w:cs="Times New Roman"/>
          <w:color w:val="000000"/>
          <w:sz w:val="22"/>
          <w:szCs w:val="22"/>
        </w:rPr>
        <w:t>7.5</w:t>
      </w:r>
      <w:r>
        <w:rPr>
          <w:rFonts w:ascii="Times New Roman" w:eastAsia="Times New Roman" w:hAnsi="Times New Roman" w:cs="Times New Roman"/>
          <w:color w:val="000000"/>
          <w:sz w:val="22"/>
          <w:szCs w:val="22"/>
        </w:rPr>
        <w:fldChar w:fldCharType="end"/>
      </w:r>
      <w:r>
        <w:rPr>
          <w:rFonts w:ascii="Times New Roman" w:eastAsia="Times New Roman" w:hAnsi="Times New Roman" w:cs="Times New Roman"/>
          <w:sz w:val="22"/>
          <w:szCs w:val="22"/>
        </w:rPr>
        <w:t xml:space="preserve"> apply to the re-submission and further Acceptance Testing of all Deliverables until they have met their Acceptance Criteria;</w:t>
      </w:r>
    </w:p>
    <w:p w14:paraId="57E68B28" w14:textId="77777777" w:rsidR="00893B05" w:rsidRDefault="00F14863">
      <w:pPr>
        <w:numPr>
          <w:ilvl w:val="2"/>
          <w:numId w:val="8"/>
        </w:numPr>
        <w:spacing w:before="240"/>
        <w:ind w:left="1080" w:hanging="10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accept the Deliverable at a reduced charge.  The charges will be equitably reduced to take account of the fact that the Deliverable does not meet its Acceptance Criteria; </w:t>
      </w:r>
    </w:p>
    <w:p w14:paraId="427551AD" w14:textId="77777777" w:rsidR="00893B05" w:rsidRDefault="00F14863">
      <w:pPr>
        <w:numPr>
          <w:ilvl w:val="2"/>
          <w:numId w:val="8"/>
        </w:numPr>
        <w:spacing w:before="240"/>
        <w:ind w:left="1080" w:hanging="1080"/>
        <w:rPr>
          <w:rFonts w:ascii="Times New Roman" w:eastAsia="Times New Roman" w:hAnsi="Times New Roman" w:cs="Times New Roman"/>
          <w:sz w:val="22"/>
          <w:szCs w:val="22"/>
        </w:rPr>
      </w:pPr>
      <w:r>
        <w:rPr>
          <w:rFonts w:ascii="Times New Roman" w:eastAsia="Times New Roman" w:hAnsi="Times New Roman" w:cs="Times New Roman"/>
          <w:sz w:val="22"/>
          <w:szCs w:val="22"/>
        </w:rPr>
        <w:t>return the Deliverable to the Service Provider in exchange for a full refund of all monies paid for that Deliverable.  In such circumstances the Recipient may employ another supplier to provide the Deliverable at the cost of the Service Provider; or</w:t>
      </w:r>
    </w:p>
    <w:p w14:paraId="29CB3304" w14:textId="1D48CAA1" w:rsidR="00893B05" w:rsidRDefault="00F14863">
      <w:pPr>
        <w:numPr>
          <w:ilvl w:val="2"/>
          <w:numId w:val="8"/>
        </w:numPr>
        <w:spacing w:before="240"/>
        <w:ind w:left="1080" w:hanging="1080"/>
        <w:rPr>
          <w:rFonts w:ascii="Times New Roman" w:eastAsia="Times New Roman" w:hAnsi="Times New Roman" w:cs="Times New Roman"/>
          <w:sz w:val="22"/>
          <w:szCs w:val="22"/>
        </w:rPr>
      </w:pPr>
      <w:r>
        <w:rPr>
          <w:rFonts w:ascii="Times New Roman" w:eastAsia="Times New Roman" w:hAnsi="Times New Roman" w:cs="Times New Roman"/>
          <w:color w:val="B5082E"/>
          <w:sz w:val="22"/>
          <w:szCs w:val="22"/>
        </w:rPr>
        <w:t>terminate this Agreement if in the opinion of the Recipient, the failure of the Deliverable to meet its Acceptance Criteria renders it impossible or worthless for the Service Provider to continue to deliver the Services.  In this event the Agreement will terminate with effect from the date stated in a written notice of termination given by the Recipient</w:t>
      </w:r>
      <w:r>
        <w:rPr>
          <w:rFonts w:ascii="Times New Roman" w:eastAsia="Times New Roman" w:hAnsi="Times New Roman" w:cs="Times New Roman"/>
          <w:sz w:val="22"/>
          <w:szCs w:val="22"/>
        </w:rPr>
        <w:t>.</w:t>
      </w:r>
    </w:p>
    <w:p w14:paraId="7370D9C5" w14:textId="77777777" w:rsidR="00893B05" w:rsidRDefault="00F14863">
      <w:pPr>
        <w:numPr>
          <w:ilvl w:val="1"/>
          <w:numId w:val="8"/>
        </w:numPr>
        <w:spacing w:before="240"/>
        <w:ind w:left="720" w:hanging="720"/>
        <w:rPr>
          <w:rFonts w:ascii="Times New Roman" w:eastAsia="Times New Roman" w:hAnsi="Times New Roman" w:cs="Times New Roman"/>
          <w:sz w:val="22"/>
          <w:szCs w:val="22"/>
        </w:rPr>
      </w:pPr>
      <w:bookmarkStart w:id="24" w:name="_Ref78543348"/>
      <w:r>
        <w:rPr>
          <w:rFonts w:ascii="Times New Roman" w:eastAsia="Times New Roman" w:hAnsi="Times New Roman" w:cs="Times New Roman"/>
          <w:sz w:val="22"/>
          <w:szCs w:val="22"/>
        </w:rPr>
        <w:t>The Service Provider’s obligation to provide a Deliverable on any date will only be met if the Deliverable meets its Acceptance Criteria on that date.</w:t>
      </w:r>
      <w:bookmarkEnd w:id="24"/>
    </w:p>
    <w:p w14:paraId="4B5F590C" w14:textId="1016625F" w:rsidR="00893B05" w:rsidRDefault="00F14863">
      <w:pPr>
        <w:numPr>
          <w:ilvl w:val="1"/>
          <w:numId w:val="8"/>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Recipient may not change the date of delivery of any Deliverable without the written consent of the Service Provider, which consent shall not be unreasonably withheld or delayed.  When a delivery date is delayed by the Recipient, the Service Provider may deliver a Change Order in respect of that delay.  The Recipient will bear the cost of the </w:t>
      </w:r>
      <w:r w:rsidR="00B33E33">
        <w:rPr>
          <w:rFonts w:ascii="Times New Roman" w:eastAsia="Times New Roman" w:hAnsi="Times New Roman" w:cs="Times New Roman"/>
          <w:sz w:val="22"/>
          <w:szCs w:val="22"/>
        </w:rPr>
        <w:t>delay;</w:t>
      </w:r>
      <w:r>
        <w:rPr>
          <w:rFonts w:ascii="Times New Roman" w:eastAsia="Times New Roman" w:hAnsi="Times New Roman" w:cs="Times New Roman"/>
          <w:sz w:val="22"/>
          <w:szCs w:val="22"/>
        </w:rPr>
        <w:t xml:space="preserve"> however the Service Provider must use its best </w:t>
      </w:r>
      <w:proofErr w:type="spellStart"/>
      <w:r>
        <w:rPr>
          <w:rFonts w:ascii="Times New Roman" w:eastAsia="Times New Roman" w:hAnsi="Times New Roman" w:cs="Times New Roman"/>
          <w:sz w:val="22"/>
          <w:szCs w:val="22"/>
        </w:rPr>
        <w:t>endeavours</w:t>
      </w:r>
      <w:proofErr w:type="spellEnd"/>
      <w:r>
        <w:rPr>
          <w:rFonts w:ascii="Times New Roman" w:eastAsia="Times New Roman" w:hAnsi="Times New Roman" w:cs="Times New Roman"/>
          <w:sz w:val="22"/>
          <w:szCs w:val="22"/>
        </w:rPr>
        <w:t xml:space="preserve"> to </w:t>
      </w:r>
      <w:proofErr w:type="spellStart"/>
      <w:r>
        <w:rPr>
          <w:rFonts w:ascii="Times New Roman" w:eastAsia="Times New Roman" w:hAnsi="Times New Roman" w:cs="Times New Roman"/>
          <w:sz w:val="22"/>
          <w:szCs w:val="22"/>
        </w:rPr>
        <w:t>minimise</w:t>
      </w:r>
      <w:proofErr w:type="spellEnd"/>
      <w:r>
        <w:rPr>
          <w:rFonts w:ascii="Times New Roman" w:eastAsia="Times New Roman" w:hAnsi="Times New Roman" w:cs="Times New Roman"/>
          <w:sz w:val="22"/>
          <w:szCs w:val="22"/>
        </w:rPr>
        <w:t xml:space="preserve"> these costs.</w:t>
      </w:r>
    </w:p>
    <w:p w14:paraId="23E7EC37" w14:textId="77777777" w:rsidR="00893B05" w:rsidRDefault="00F14863">
      <w:pPr>
        <w:numPr>
          <w:ilvl w:val="1"/>
          <w:numId w:val="8"/>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Acceptance of any Deliverable does not constitute a waiver by the Recipient of any of its rights contained in this Agreement or at law with respect to any defects which subsequently manifest </w:t>
      </w:r>
      <w:r>
        <w:rPr>
          <w:rFonts w:ascii="Times New Roman" w:eastAsia="Times New Roman" w:hAnsi="Times New Roman" w:cs="Times New Roman"/>
          <w:sz w:val="22"/>
          <w:szCs w:val="22"/>
        </w:rPr>
        <w:lastRenderedPageBreak/>
        <w:t>or are discovered in any Deliverable where this could not reasonably have been discovered during Accepting Testing.</w:t>
      </w:r>
    </w:p>
    <w:p w14:paraId="135DBF11" w14:textId="77777777" w:rsidR="00893B05" w:rsidRDefault="00F14863">
      <w:pPr>
        <w:numPr>
          <w:ilvl w:val="1"/>
          <w:numId w:val="8"/>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Recipient may elect to commence use of a Deliverable which has not been Accepted.  In these circumstances its other rights and the Service Provider’s obligations in terms of clauses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_Ref78543176 \r \h  \* MERGEFORMAT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ascii="Times New Roman" w:eastAsia="Times New Roman" w:hAnsi="Times New Roman" w:cs="Times New Roman"/>
          <w:color w:val="000000"/>
          <w:sz w:val="22"/>
          <w:szCs w:val="22"/>
        </w:rPr>
        <w:t>7.5</w:t>
      </w:r>
      <w:r>
        <w:rPr>
          <w:rFonts w:ascii="Times New Roman" w:eastAsia="Times New Roman" w:hAnsi="Times New Roman" w:cs="Times New Roman"/>
          <w:color w:val="000000"/>
          <w:sz w:val="22"/>
          <w:szCs w:val="22"/>
        </w:rPr>
        <w:fldChar w:fldCharType="end"/>
      </w:r>
      <w:r>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_Ref78543348 \r \h  \* MERGEFORMAT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ascii="Times New Roman" w:eastAsia="Times New Roman" w:hAnsi="Times New Roman" w:cs="Times New Roman"/>
          <w:color w:val="000000"/>
          <w:sz w:val="22"/>
          <w:szCs w:val="22"/>
        </w:rPr>
        <w:t>7.6</w:t>
      </w:r>
      <w:r>
        <w:rPr>
          <w:rFonts w:ascii="Times New Roman" w:eastAsia="Times New Roman" w:hAnsi="Times New Roman" w:cs="Times New Roman"/>
          <w:color w:val="000000"/>
          <w:sz w:val="22"/>
          <w:szCs w:val="22"/>
        </w:rPr>
        <w:fldChar w:fldCharType="end"/>
      </w:r>
      <w:r>
        <w:rPr>
          <w:rFonts w:ascii="Times New Roman" w:eastAsia="Times New Roman" w:hAnsi="Times New Roman" w:cs="Times New Roman"/>
          <w:sz w:val="22"/>
          <w:szCs w:val="22"/>
        </w:rPr>
        <w:t xml:space="preserve"> will not be impacted.  The Recipient’s use of the Deliverable will, however, be at its own risk to the extent of any adverse consequence arising from the Deliverable’s failure to meet its Acceptance Criteria.</w:t>
      </w:r>
    </w:p>
    <w:p w14:paraId="0E77B4CA" w14:textId="77777777" w:rsidR="00893B05" w:rsidRDefault="00F14863">
      <w:pPr>
        <w:numPr>
          <w:ilvl w:val="0"/>
          <w:numId w:val="8"/>
        </w:numPr>
        <w:pBdr>
          <w:left w:val="none" w:sz="0" w:space="4" w:color="auto"/>
        </w:pBdr>
        <w:spacing w:before="240"/>
        <w:ind w:left="36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Compatibility of Deliverables with Enterprise Architecture</w:t>
      </w:r>
    </w:p>
    <w:p w14:paraId="215F530C" w14:textId="77777777" w:rsidR="00893B05" w:rsidRDefault="00F14863">
      <w:pPr>
        <w:spacing w:before="240"/>
        <w:ind w:left="360"/>
        <w:rPr>
          <w:sz w:val="22"/>
          <w:szCs w:val="22"/>
        </w:rPr>
      </w:pPr>
      <w:r>
        <w:rPr>
          <w:rFonts w:ascii="Times New Roman" w:eastAsia="Times New Roman" w:hAnsi="Times New Roman" w:cs="Times New Roman"/>
          <w:sz w:val="22"/>
          <w:szCs w:val="22"/>
        </w:rPr>
        <w:t>All Deliverables arising in the course of the Services must be compatible with the current Enterprise Architecture.  If the Service Provider is aware of future developments in the Enterprise Architecture, the Service Provider will enquire, and if so instructed by the Recipient will develop the Deliverables so that they are compatible with the future Enterprise Architecture.  If the Enterprise Architecture changes and Deliverables are no longer compatible, the Service Provider must modify them to render them compatible with the Enterprise Architecture.  If the modifications will result in the Service Provider incurring additional costs or change the manner in which the Service Provider delivers the Services or the Recipient receives the Services, the Service Provider may, at the request of the Recipient, be required to submit a Change Order.</w:t>
      </w:r>
    </w:p>
    <w:p w14:paraId="6101A689" w14:textId="77777777" w:rsidR="00893B05" w:rsidRDefault="00F14863">
      <w:pPr>
        <w:numPr>
          <w:ilvl w:val="0"/>
          <w:numId w:val="9"/>
        </w:numPr>
        <w:pBdr>
          <w:left w:val="none" w:sz="0" w:space="4" w:color="auto"/>
        </w:pBdr>
        <w:spacing w:before="240"/>
        <w:ind w:left="36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Resilience, redundancy and business continuity</w:t>
      </w:r>
    </w:p>
    <w:p w14:paraId="175EB1EF" w14:textId="77777777" w:rsidR="00893B05" w:rsidRDefault="00F14863">
      <w:pPr>
        <w:numPr>
          <w:ilvl w:val="1"/>
          <w:numId w:val="9"/>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Services must have sufficient resilience and redundancy so that there is no foreseeable interruption in the Recipient’s business operations.  </w:t>
      </w:r>
    </w:p>
    <w:p w14:paraId="26DCE156" w14:textId="77777777" w:rsidR="00893B05" w:rsidRDefault="00F14863">
      <w:pPr>
        <w:numPr>
          <w:ilvl w:val="1"/>
          <w:numId w:val="9"/>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The Service Provider must have a business continuity plan to overcome disruptions of the Services and a disaster recovery plan which enables the Service Provider to resume the Services.  Disruptions to the Services or disasters do not relieve the Service Provider of any of its obligations unless the event giving rise to the disruption or di</w:t>
      </w:r>
      <w:r w:rsidRPr="00235AA2">
        <w:rPr>
          <w:rFonts w:ascii="Times New Roman" w:eastAsia="Times New Roman" w:hAnsi="Times New Roman" w:cs="Times New Roman"/>
          <w:sz w:val="22"/>
          <w:szCs w:val="22"/>
        </w:rPr>
        <w:t>saster is one for which the Service Provider has relief elsewhere in this Agreement – in particular, clause 28.</w:t>
      </w:r>
    </w:p>
    <w:p w14:paraId="02BD6CF9" w14:textId="77777777" w:rsidR="00893B05" w:rsidRDefault="00F14863">
      <w:pPr>
        <w:numPr>
          <w:ilvl w:val="1"/>
          <w:numId w:val="9"/>
        </w:numPr>
        <w:spacing w:before="24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business continuity plan and disaster recovery plan </w:t>
      </w:r>
      <w:r w:rsidRPr="00235AA2">
        <w:rPr>
          <w:rFonts w:ascii="Times New Roman" w:eastAsia="Times New Roman" w:hAnsi="Times New Roman" w:cs="Times New Roman"/>
          <w:sz w:val="22"/>
          <w:szCs w:val="22"/>
        </w:rPr>
        <w:t>must be u</w:t>
      </w:r>
      <w:r>
        <w:rPr>
          <w:rFonts w:ascii="Times New Roman" w:eastAsia="Times New Roman" w:hAnsi="Times New Roman" w:cs="Times New Roman"/>
          <w:sz w:val="22"/>
          <w:szCs w:val="22"/>
        </w:rPr>
        <w:t xml:space="preserve">pdated when necessary and tested at least annually for effectiveness.  The results of the tests must be given to the Recipient.  If any test is failed the applicable plan must be reworked and the test carried out again until the test is passed. </w:t>
      </w:r>
    </w:p>
    <w:p w14:paraId="380A3FEF" w14:textId="77777777" w:rsidR="00893B05" w:rsidRDefault="00F14863">
      <w:pPr>
        <w:numPr>
          <w:ilvl w:val="0"/>
          <w:numId w:val="9"/>
        </w:numPr>
        <w:spacing w:before="240"/>
        <w:ind w:left="375" w:hanging="375"/>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Data back-up and security</w:t>
      </w:r>
    </w:p>
    <w:p w14:paraId="7C43857F" w14:textId="77777777" w:rsidR="00893B05" w:rsidRDefault="00F14863">
      <w:pPr>
        <w:numPr>
          <w:ilvl w:val="1"/>
          <w:numId w:val="9"/>
        </w:numPr>
        <w:spacing w:before="240"/>
        <w:ind w:left="36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Recipient will back up its data on a regular basis but if any data is lost or corrupted through the actions or omissions of the Service Provider, the Service Provider will at its own cost give all cooperation to the Recipient necessary to restore the data. </w:t>
      </w:r>
    </w:p>
    <w:p w14:paraId="45654987" w14:textId="77777777" w:rsidR="00893B05" w:rsidRDefault="00F14863">
      <w:pPr>
        <w:numPr>
          <w:ilvl w:val="1"/>
          <w:numId w:val="9"/>
        </w:numPr>
        <w:spacing w:before="240"/>
        <w:ind w:left="36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Neither Party will be responsible for the security of data during transmission via public telecommunications facilities or services, provided that where security protocols are specified, these have been adhered to.</w:t>
      </w:r>
    </w:p>
    <w:p w14:paraId="59C2AB90" w14:textId="77777777" w:rsidR="00893B05" w:rsidRDefault="00F14863">
      <w:pPr>
        <w:numPr>
          <w:ilvl w:val="0"/>
          <w:numId w:val="9"/>
        </w:numPr>
        <w:spacing w:before="240"/>
        <w:ind w:left="375" w:hanging="375"/>
        <w:rPr>
          <w:rFonts w:ascii="Times New Roman" w:eastAsia="Times New Roman" w:hAnsi="Times New Roman" w:cs="Times New Roman"/>
          <w:sz w:val="22"/>
          <w:szCs w:val="22"/>
        </w:rPr>
      </w:pPr>
      <w:r>
        <w:rPr>
          <w:rFonts w:ascii="Times New Roman" w:eastAsia="Times New Roman" w:hAnsi="Times New Roman" w:cs="Times New Roman"/>
          <w:b/>
          <w:bCs/>
          <w:sz w:val="22"/>
          <w:szCs w:val="22"/>
        </w:rPr>
        <w:t>Exit management</w:t>
      </w:r>
    </w:p>
    <w:p w14:paraId="16D2BCDF" w14:textId="2C25AEEC" w:rsidR="00893B05" w:rsidRDefault="00893B05">
      <w:pPr>
        <w:jc w:val="left"/>
        <w:rPr>
          <w:sz w:val="22"/>
          <w:szCs w:val="22"/>
        </w:rPr>
      </w:pPr>
    </w:p>
    <w:p w14:paraId="2E09AA52" w14:textId="553F2EC6" w:rsidR="0087368C" w:rsidRDefault="00F14863" w:rsidP="004B2428">
      <w:pPr>
        <w:jc w:val="left"/>
        <w:rPr>
          <w:sz w:val="22"/>
          <w:szCs w:val="22"/>
        </w:rPr>
      </w:pPr>
      <w:r>
        <w:rPr>
          <w:sz w:val="22"/>
          <w:szCs w:val="22"/>
        </w:rPr>
        <w:br w:type="page"/>
      </w:r>
    </w:p>
    <w:p w14:paraId="19D6F4CD" w14:textId="77777777" w:rsidR="00893B05" w:rsidRDefault="00F14863">
      <w:pPr>
        <w:rPr>
          <w:sz w:val="22"/>
          <w:szCs w:val="22"/>
        </w:rPr>
      </w:pPr>
      <w:r>
        <w:rPr>
          <w:rFonts w:ascii="Times New Roman" w:eastAsia="Times New Roman" w:hAnsi="Times New Roman" w:cs="Times New Roman"/>
          <w:b/>
          <w:bCs/>
          <w:sz w:val="22"/>
          <w:szCs w:val="22"/>
        </w:rPr>
        <w:lastRenderedPageBreak/>
        <w:t>Part A, Annexure B – Charges</w:t>
      </w:r>
    </w:p>
    <w:p w14:paraId="667A13D8" w14:textId="77777777" w:rsidR="00893B05" w:rsidRDefault="00893B05">
      <w:pPr>
        <w:rPr>
          <w:rFonts w:ascii="Times New Roman" w:eastAsia="Times New Roman" w:hAnsi="Times New Roman" w:cs="Times New Roman"/>
          <w:b/>
          <w:bCs/>
          <w:sz w:val="22"/>
          <w:szCs w:val="22"/>
        </w:rPr>
      </w:pPr>
    </w:p>
    <w:p w14:paraId="74582839" w14:textId="77777777" w:rsidR="00893B05" w:rsidRDefault="00F14863">
      <w:pPr>
        <w:numPr>
          <w:ilvl w:val="0"/>
          <w:numId w:val="10"/>
        </w:numPr>
        <w:pBdr>
          <w:left w:val="none" w:sz="0" w:space="4" w:color="auto"/>
        </w:pBdr>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consideration for the Services, the Recipient will pay the Service Provider the following amounts, </w:t>
      </w:r>
      <w:r w:rsidRPr="0012636A">
        <w:rPr>
          <w:rFonts w:ascii="Times New Roman" w:eastAsia="Times New Roman" w:hAnsi="Times New Roman" w:cs="Times New Roman"/>
          <w:sz w:val="22"/>
          <w:szCs w:val="22"/>
          <w:highlight w:val="yellow"/>
        </w:rPr>
        <w:t>together with VAT thereon</w:t>
      </w:r>
      <w:r>
        <w:rPr>
          <w:rFonts w:ascii="Times New Roman" w:eastAsia="Times New Roman" w:hAnsi="Times New Roman" w:cs="Times New Roman"/>
          <w:sz w:val="22"/>
          <w:szCs w:val="22"/>
        </w:rPr>
        <w:t>:</w:t>
      </w:r>
    </w:p>
    <w:p w14:paraId="2F701904" w14:textId="77777777" w:rsidR="00893B05" w:rsidRDefault="00893B05">
      <w:pPr>
        <w:ind w:left="284"/>
        <w:rPr>
          <w:rFonts w:ascii="Times New Roman" w:eastAsia="Times New Roman" w:hAnsi="Times New Roman" w:cs="Times New Roman"/>
          <w:b/>
          <w:bCs/>
          <w:sz w:val="22"/>
          <w:szCs w:val="22"/>
        </w:rPr>
      </w:pPr>
    </w:p>
    <w:p w14:paraId="141E5299" w14:textId="77777777" w:rsidR="00893B05" w:rsidRDefault="00893B05">
      <w:pPr>
        <w:ind w:left="284"/>
        <w:rPr>
          <w:rFonts w:ascii="Times New Roman" w:eastAsia="Times New Roman" w:hAnsi="Times New Roman" w:cs="Times New Roman"/>
          <w:b/>
          <w:bCs/>
          <w:sz w:val="22"/>
          <w:szCs w:val="22"/>
        </w:rPr>
      </w:pPr>
    </w:p>
    <w:p w14:paraId="6A536A28" w14:textId="77777777" w:rsidR="00893B05" w:rsidRDefault="00893B05">
      <w:pPr>
        <w:rPr>
          <w:rFonts w:ascii="Times New Roman" w:eastAsia="Times New Roman" w:hAnsi="Times New Roman" w:cs="Times New Roman"/>
          <w:sz w:val="22"/>
          <w:szCs w:val="22"/>
        </w:rPr>
      </w:pPr>
    </w:p>
    <w:p w14:paraId="1D1C71AD" w14:textId="77777777" w:rsidR="00893B05" w:rsidRDefault="00893B05">
      <w:pPr>
        <w:rPr>
          <w:rFonts w:ascii="Times New Roman" w:eastAsia="Times New Roman" w:hAnsi="Times New Roman" w:cs="Times New Roman"/>
          <w:sz w:val="22"/>
          <w:szCs w:val="22"/>
        </w:rPr>
      </w:pPr>
    </w:p>
    <w:p w14:paraId="3A9589F2" w14:textId="77777777" w:rsidR="00893B05" w:rsidRDefault="00893B05">
      <w:pPr>
        <w:sectPr w:rsidR="00893B05" w:rsidSect="001410E1">
          <w:headerReference w:type="default" r:id="rId16"/>
          <w:footerReference w:type="even" r:id="rId17"/>
          <w:footerReference w:type="default" r:id="rId18"/>
          <w:footerReference w:type="first" r:id="rId19"/>
          <w:pgSz w:w="11906" w:h="16838"/>
          <w:pgMar w:top="1985" w:right="1106" w:bottom="1134" w:left="1701" w:header="708" w:footer="708" w:gutter="0"/>
          <w:pgBorders w:offsetFrom="page">
            <w:top w:val="single" w:sz="4" w:space="24" w:color="auto"/>
            <w:left w:val="single" w:sz="4" w:space="24" w:color="auto"/>
            <w:bottom w:val="single" w:sz="4" w:space="24" w:color="auto"/>
            <w:right w:val="single" w:sz="4" w:space="24" w:color="auto"/>
          </w:pgBorders>
          <w:cols w:space="708"/>
        </w:sectPr>
      </w:pPr>
    </w:p>
    <w:p w14:paraId="15D9E275" w14:textId="77777777" w:rsidR="00893B05" w:rsidRDefault="00F14863">
      <w:pPr>
        <w:keepNext/>
        <w:spacing w:before="240" w:after="120" w:line="300" w:lineRule="atLeast"/>
        <w:jc w:val="center"/>
      </w:pPr>
      <w:r>
        <w:rPr>
          <w:rFonts w:ascii="Times New Roman" w:eastAsia="Times New Roman" w:hAnsi="Times New Roman" w:cs="Times New Roman"/>
          <w:b/>
          <w:bCs/>
          <w:caps/>
          <w:sz w:val="22"/>
          <w:szCs w:val="22"/>
        </w:rPr>
        <w:lastRenderedPageBreak/>
        <w:t>Part B – Terms and Conditions</w:t>
      </w:r>
    </w:p>
    <w:p w14:paraId="62D1584D" w14:textId="77777777" w:rsidR="00893B05" w:rsidRDefault="00F14863">
      <w:pPr>
        <w:keepNext/>
        <w:spacing w:before="240" w:after="120" w:line="300" w:lineRule="atLeast"/>
        <w:jc w:val="center"/>
      </w:pPr>
      <w:r>
        <w:rPr>
          <w:rFonts w:ascii="Times New Roman" w:eastAsia="Times New Roman" w:hAnsi="Times New Roman" w:cs="Times New Roman"/>
          <w:b/>
          <w:bCs/>
          <w:caps/>
          <w:sz w:val="22"/>
          <w:szCs w:val="22"/>
        </w:rPr>
        <w:t>Table of Contents</w:t>
      </w:r>
    </w:p>
    <w:p w14:paraId="14356BD9" w14:textId="77777777" w:rsidR="00893B05" w:rsidRDefault="00F14863">
      <w:pPr>
        <w:tabs>
          <w:tab w:val="right" w:pos="9356"/>
        </w:tabs>
        <w:spacing w:before="460" w:after="120" w:line="300" w:lineRule="atLeast"/>
      </w:pPr>
      <w:r>
        <w:rPr>
          <w:rFonts w:ascii="Times New Roman" w:eastAsia="Times New Roman" w:hAnsi="Times New Roman" w:cs="Times New Roman"/>
          <w:b/>
          <w:bCs/>
          <w:caps/>
          <w:sz w:val="22"/>
          <w:szCs w:val="22"/>
        </w:rPr>
        <w:t>CLAUSE</w:t>
      </w:r>
      <w:r>
        <w:rPr>
          <w:b/>
          <w:bCs/>
          <w:caps/>
        </w:rPr>
        <w:tab/>
      </w:r>
      <w:r>
        <w:rPr>
          <w:rFonts w:ascii="Times New Roman" w:eastAsia="Times New Roman" w:hAnsi="Times New Roman" w:cs="Times New Roman"/>
          <w:b/>
          <w:bCs/>
          <w:caps/>
          <w:sz w:val="22"/>
          <w:szCs w:val="22"/>
        </w:rPr>
        <w:t>PAGE</w:t>
      </w:r>
    </w:p>
    <w:p w14:paraId="6077308F" w14:textId="77777777" w:rsidR="00893B05" w:rsidRDefault="00F14863">
      <w:pPr>
        <w:spacing w:before="60" w:after="60"/>
        <w:ind w:left="709" w:right="425" w:hanging="709"/>
        <w:rPr>
          <w:sz w:val="22"/>
          <w:szCs w:val="22"/>
        </w:rPr>
      </w:pPr>
      <w:r>
        <w:rPr>
          <w:rFonts w:ascii="Times New Roman" w:eastAsia="Times New Roman" w:hAnsi="Times New Roman" w:cs="Times New Roman"/>
        </w:rPr>
        <w:t>1.</w:t>
      </w:r>
      <w:r>
        <w:rPr>
          <w:sz w:val="22"/>
          <w:szCs w:val="22"/>
        </w:rPr>
        <w:tab/>
      </w:r>
      <w:r>
        <w:rPr>
          <w:rFonts w:ascii="Times New Roman" w:eastAsia="Times New Roman" w:hAnsi="Times New Roman" w:cs="Times New Roman"/>
        </w:rPr>
        <w:t>Definitions and interpretation</w:t>
      </w:r>
    </w:p>
    <w:p w14:paraId="578EB7CA" w14:textId="77777777" w:rsidR="00893B05" w:rsidRDefault="00F14863">
      <w:pPr>
        <w:spacing w:before="60" w:after="60"/>
        <w:ind w:left="709" w:right="425" w:hanging="709"/>
        <w:rPr>
          <w:sz w:val="22"/>
          <w:szCs w:val="22"/>
        </w:rPr>
      </w:pPr>
      <w:r>
        <w:rPr>
          <w:rFonts w:ascii="Times New Roman" w:eastAsia="Times New Roman" w:hAnsi="Times New Roman" w:cs="Times New Roman"/>
        </w:rPr>
        <w:t>2.</w:t>
      </w:r>
      <w:r>
        <w:rPr>
          <w:sz w:val="22"/>
          <w:szCs w:val="22"/>
        </w:rPr>
        <w:tab/>
      </w:r>
      <w:r>
        <w:rPr>
          <w:rFonts w:ascii="Times New Roman" w:eastAsia="Times New Roman" w:hAnsi="Times New Roman" w:cs="Times New Roman"/>
        </w:rPr>
        <w:t>Order of precedence</w:t>
      </w:r>
    </w:p>
    <w:p w14:paraId="192D920F" w14:textId="77777777" w:rsidR="00893B05" w:rsidRDefault="00F14863">
      <w:pPr>
        <w:spacing w:before="60" w:after="60"/>
        <w:ind w:left="709" w:right="425" w:hanging="709"/>
        <w:rPr>
          <w:sz w:val="22"/>
          <w:szCs w:val="22"/>
        </w:rPr>
      </w:pPr>
      <w:r>
        <w:rPr>
          <w:rFonts w:ascii="Times New Roman" w:eastAsia="Times New Roman" w:hAnsi="Times New Roman" w:cs="Times New Roman"/>
        </w:rPr>
        <w:t>3.</w:t>
      </w:r>
      <w:r>
        <w:rPr>
          <w:sz w:val="22"/>
          <w:szCs w:val="22"/>
        </w:rPr>
        <w:tab/>
      </w:r>
      <w:r>
        <w:rPr>
          <w:rFonts w:ascii="Times New Roman" w:eastAsia="Times New Roman" w:hAnsi="Times New Roman" w:cs="Times New Roman"/>
        </w:rPr>
        <w:t>Appointment</w:t>
      </w:r>
    </w:p>
    <w:p w14:paraId="0448FC7B" w14:textId="77777777" w:rsidR="00893B05" w:rsidRDefault="00F14863">
      <w:pPr>
        <w:spacing w:before="60" w:after="60"/>
        <w:ind w:left="709" w:right="425" w:hanging="709"/>
        <w:rPr>
          <w:sz w:val="22"/>
          <w:szCs w:val="22"/>
        </w:rPr>
      </w:pPr>
      <w:r>
        <w:rPr>
          <w:rFonts w:ascii="Times New Roman" w:eastAsia="Times New Roman" w:hAnsi="Times New Roman" w:cs="Times New Roman"/>
        </w:rPr>
        <w:t>4.</w:t>
      </w:r>
      <w:r>
        <w:rPr>
          <w:sz w:val="22"/>
          <w:szCs w:val="22"/>
        </w:rPr>
        <w:tab/>
      </w:r>
      <w:r>
        <w:rPr>
          <w:rFonts w:ascii="Times New Roman" w:eastAsia="Times New Roman" w:hAnsi="Times New Roman" w:cs="Times New Roman"/>
        </w:rPr>
        <w:t>Consideration and payment terms</w:t>
      </w:r>
    </w:p>
    <w:p w14:paraId="7F0AA28B" w14:textId="77777777" w:rsidR="00893B05" w:rsidRDefault="00F14863">
      <w:pPr>
        <w:spacing w:before="60" w:after="60"/>
        <w:ind w:left="709" w:right="425" w:hanging="709"/>
        <w:rPr>
          <w:sz w:val="22"/>
          <w:szCs w:val="22"/>
        </w:rPr>
      </w:pPr>
      <w:r>
        <w:rPr>
          <w:rFonts w:ascii="Times New Roman" w:eastAsia="Times New Roman" w:hAnsi="Times New Roman" w:cs="Times New Roman"/>
        </w:rPr>
        <w:t>5.</w:t>
      </w:r>
      <w:r>
        <w:rPr>
          <w:sz w:val="22"/>
          <w:szCs w:val="22"/>
        </w:rPr>
        <w:tab/>
      </w:r>
      <w:r>
        <w:rPr>
          <w:rFonts w:ascii="Times New Roman" w:eastAsia="Times New Roman" w:hAnsi="Times New Roman" w:cs="Times New Roman"/>
        </w:rPr>
        <w:t>No partnership and no exclusivity</w:t>
      </w:r>
    </w:p>
    <w:p w14:paraId="560AA09C" w14:textId="77777777" w:rsidR="00893B05" w:rsidRDefault="00F14863">
      <w:pPr>
        <w:spacing w:before="60" w:after="60"/>
        <w:ind w:left="709" w:right="425" w:hanging="709"/>
        <w:rPr>
          <w:sz w:val="22"/>
          <w:szCs w:val="22"/>
        </w:rPr>
      </w:pPr>
      <w:r>
        <w:rPr>
          <w:rFonts w:ascii="Times New Roman" w:eastAsia="Times New Roman" w:hAnsi="Times New Roman" w:cs="Times New Roman"/>
        </w:rPr>
        <w:t>6.</w:t>
      </w:r>
      <w:r>
        <w:rPr>
          <w:sz w:val="22"/>
          <w:szCs w:val="22"/>
        </w:rPr>
        <w:tab/>
      </w:r>
      <w:r>
        <w:rPr>
          <w:rFonts w:ascii="Times New Roman" w:eastAsia="Times New Roman" w:hAnsi="Times New Roman" w:cs="Times New Roman"/>
        </w:rPr>
        <w:t>Duration</w:t>
      </w:r>
    </w:p>
    <w:p w14:paraId="70C07316" w14:textId="77777777" w:rsidR="00893B05" w:rsidRDefault="00F14863">
      <w:pPr>
        <w:spacing w:before="60" w:after="60"/>
        <w:ind w:left="709" w:right="425" w:hanging="709"/>
        <w:rPr>
          <w:sz w:val="22"/>
          <w:szCs w:val="22"/>
        </w:rPr>
      </w:pPr>
      <w:r>
        <w:rPr>
          <w:rFonts w:ascii="Times New Roman" w:eastAsia="Times New Roman" w:hAnsi="Times New Roman" w:cs="Times New Roman"/>
        </w:rPr>
        <w:t>7.</w:t>
      </w:r>
      <w:r>
        <w:rPr>
          <w:sz w:val="22"/>
          <w:szCs w:val="22"/>
        </w:rPr>
        <w:tab/>
      </w:r>
      <w:r>
        <w:rPr>
          <w:rFonts w:ascii="Times New Roman" w:eastAsia="Times New Roman" w:hAnsi="Times New Roman" w:cs="Times New Roman"/>
        </w:rPr>
        <w:t>Services</w:t>
      </w:r>
    </w:p>
    <w:p w14:paraId="220BFAD8" w14:textId="77777777" w:rsidR="00893B05" w:rsidRDefault="00F14863">
      <w:pPr>
        <w:spacing w:before="60" w:after="60"/>
        <w:ind w:left="709" w:right="425" w:hanging="709"/>
        <w:rPr>
          <w:sz w:val="22"/>
          <w:szCs w:val="22"/>
        </w:rPr>
      </w:pPr>
      <w:r>
        <w:rPr>
          <w:rFonts w:ascii="Times New Roman" w:eastAsia="Times New Roman" w:hAnsi="Times New Roman" w:cs="Times New Roman"/>
        </w:rPr>
        <w:t>8.</w:t>
      </w:r>
      <w:r>
        <w:rPr>
          <w:sz w:val="22"/>
          <w:szCs w:val="22"/>
        </w:rPr>
        <w:tab/>
      </w:r>
      <w:r>
        <w:rPr>
          <w:rFonts w:ascii="Times New Roman" w:eastAsia="Times New Roman" w:hAnsi="Times New Roman" w:cs="Times New Roman"/>
        </w:rPr>
        <w:t>Service levels and service penalties</w:t>
      </w:r>
    </w:p>
    <w:p w14:paraId="40A30104" w14:textId="77777777" w:rsidR="00893B05" w:rsidRDefault="00F14863">
      <w:pPr>
        <w:spacing w:before="60" w:after="60"/>
        <w:ind w:left="709" w:right="425" w:hanging="709"/>
        <w:rPr>
          <w:sz w:val="22"/>
          <w:szCs w:val="22"/>
        </w:rPr>
      </w:pPr>
      <w:r>
        <w:rPr>
          <w:rFonts w:ascii="Times New Roman" w:eastAsia="Times New Roman" w:hAnsi="Times New Roman" w:cs="Times New Roman"/>
        </w:rPr>
        <w:t>9.</w:t>
      </w:r>
      <w:r>
        <w:rPr>
          <w:sz w:val="22"/>
          <w:szCs w:val="22"/>
        </w:rPr>
        <w:tab/>
      </w:r>
      <w:r>
        <w:rPr>
          <w:rFonts w:ascii="Times New Roman" w:eastAsia="Times New Roman" w:hAnsi="Times New Roman" w:cs="Times New Roman"/>
        </w:rPr>
        <w:t>Time of the essence</w:t>
      </w:r>
    </w:p>
    <w:p w14:paraId="486ADA68" w14:textId="77777777" w:rsidR="00893B05" w:rsidRDefault="00F14863">
      <w:pPr>
        <w:spacing w:before="60" w:after="60"/>
        <w:ind w:left="709" w:right="425" w:hanging="709"/>
        <w:rPr>
          <w:sz w:val="22"/>
          <w:szCs w:val="22"/>
        </w:rPr>
      </w:pPr>
      <w:r>
        <w:rPr>
          <w:rFonts w:ascii="Times New Roman" w:eastAsia="Times New Roman" w:hAnsi="Times New Roman" w:cs="Times New Roman"/>
        </w:rPr>
        <w:t>10.</w:t>
      </w:r>
      <w:r>
        <w:rPr>
          <w:sz w:val="22"/>
          <w:szCs w:val="22"/>
        </w:rPr>
        <w:tab/>
      </w:r>
      <w:r>
        <w:rPr>
          <w:rFonts w:ascii="Times New Roman" w:eastAsia="Times New Roman" w:hAnsi="Times New Roman" w:cs="Times New Roman"/>
        </w:rPr>
        <w:t>Changes Orders</w:t>
      </w:r>
    </w:p>
    <w:p w14:paraId="4649AD75" w14:textId="77777777" w:rsidR="00893B05" w:rsidRDefault="00F14863">
      <w:pPr>
        <w:spacing w:before="60" w:after="60"/>
        <w:ind w:left="709" w:right="425" w:hanging="709"/>
        <w:rPr>
          <w:sz w:val="22"/>
          <w:szCs w:val="22"/>
        </w:rPr>
      </w:pPr>
      <w:r>
        <w:rPr>
          <w:rFonts w:ascii="Times New Roman" w:eastAsia="Times New Roman" w:hAnsi="Times New Roman" w:cs="Times New Roman"/>
        </w:rPr>
        <w:t>11.</w:t>
      </w:r>
      <w:r>
        <w:rPr>
          <w:sz w:val="22"/>
          <w:szCs w:val="22"/>
        </w:rPr>
        <w:tab/>
      </w:r>
      <w:r>
        <w:rPr>
          <w:rFonts w:ascii="Times New Roman" w:eastAsia="Times New Roman" w:hAnsi="Times New Roman" w:cs="Times New Roman"/>
        </w:rPr>
        <w:t>Deliverables</w:t>
      </w:r>
    </w:p>
    <w:p w14:paraId="13904E01" w14:textId="77777777" w:rsidR="00893B05" w:rsidRDefault="00F14863">
      <w:pPr>
        <w:spacing w:before="60" w:after="60"/>
        <w:ind w:left="709" w:right="425" w:hanging="709"/>
        <w:rPr>
          <w:sz w:val="22"/>
          <w:szCs w:val="22"/>
        </w:rPr>
      </w:pPr>
      <w:r>
        <w:rPr>
          <w:rFonts w:ascii="Times New Roman" w:eastAsia="Times New Roman" w:hAnsi="Times New Roman" w:cs="Times New Roman"/>
        </w:rPr>
        <w:t>12.</w:t>
      </w:r>
      <w:r>
        <w:rPr>
          <w:sz w:val="22"/>
          <w:szCs w:val="22"/>
        </w:rPr>
        <w:tab/>
      </w:r>
      <w:r>
        <w:rPr>
          <w:rFonts w:ascii="Times New Roman" w:eastAsia="Times New Roman" w:hAnsi="Times New Roman" w:cs="Times New Roman"/>
        </w:rPr>
        <w:t>Intellectual property</w:t>
      </w:r>
    </w:p>
    <w:p w14:paraId="220D3071" w14:textId="77777777" w:rsidR="00893B05" w:rsidRDefault="00F14863">
      <w:pPr>
        <w:spacing w:before="60" w:after="60"/>
        <w:ind w:left="709" w:right="425" w:hanging="709"/>
        <w:rPr>
          <w:sz w:val="22"/>
          <w:szCs w:val="22"/>
        </w:rPr>
      </w:pPr>
      <w:r>
        <w:rPr>
          <w:rFonts w:ascii="Times New Roman" w:eastAsia="Times New Roman" w:hAnsi="Times New Roman" w:cs="Times New Roman"/>
        </w:rPr>
        <w:t>13.</w:t>
      </w:r>
      <w:r>
        <w:rPr>
          <w:sz w:val="22"/>
          <w:szCs w:val="22"/>
        </w:rPr>
        <w:tab/>
      </w:r>
      <w:r>
        <w:rPr>
          <w:rFonts w:ascii="Times New Roman" w:eastAsia="Times New Roman" w:hAnsi="Times New Roman" w:cs="Times New Roman"/>
        </w:rPr>
        <w:t>Subcontractors</w:t>
      </w:r>
    </w:p>
    <w:p w14:paraId="6F081BBD" w14:textId="77777777" w:rsidR="00893B05" w:rsidRDefault="00F14863">
      <w:pPr>
        <w:spacing w:before="60" w:after="60"/>
        <w:ind w:left="709" w:right="425" w:hanging="709"/>
        <w:rPr>
          <w:sz w:val="22"/>
          <w:szCs w:val="22"/>
        </w:rPr>
      </w:pPr>
      <w:r>
        <w:rPr>
          <w:rFonts w:ascii="Times New Roman" w:eastAsia="Times New Roman" w:hAnsi="Times New Roman" w:cs="Times New Roman"/>
        </w:rPr>
        <w:t>14.</w:t>
      </w:r>
      <w:r>
        <w:rPr>
          <w:sz w:val="22"/>
          <w:szCs w:val="22"/>
        </w:rPr>
        <w:tab/>
      </w:r>
      <w:r>
        <w:rPr>
          <w:rFonts w:ascii="Times New Roman" w:eastAsia="Times New Roman" w:hAnsi="Times New Roman" w:cs="Times New Roman"/>
        </w:rPr>
        <w:t>The Service Provider’s general obligations</w:t>
      </w:r>
    </w:p>
    <w:p w14:paraId="251D26CF" w14:textId="77777777" w:rsidR="00893B05" w:rsidRDefault="00F14863">
      <w:pPr>
        <w:spacing w:before="60" w:after="60"/>
        <w:ind w:left="709" w:right="425" w:hanging="709"/>
        <w:rPr>
          <w:sz w:val="22"/>
          <w:szCs w:val="22"/>
        </w:rPr>
      </w:pPr>
      <w:r>
        <w:rPr>
          <w:rFonts w:ascii="Times New Roman" w:eastAsia="Times New Roman" w:hAnsi="Times New Roman" w:cs="Times New Roman"/>
        </w:rPr>
        <w:t>15.</w:t>
      </w:r>
      <w:r>
        <w:rPr>
          <w:sz w:val="22"/>
          <w:szCs w:val="22"/>
        </w:rPr>
        <w:tab/>
      </w:r>
      <w:r>
        <w:rPr>
          <w:rFonts w:ascii="Times New Roman" w:eastAsia="Times New Roman" w:hAnsi="Times New Roman" w:cs="Times New Roman"/>
        </w:rPr>
        <w:t>The Recipient’s general obligations</w:t>
      </w:r>
    </w:p>
    <w:p w14:paraId="6A66A47F" w14:textId="77777777" w:rsidR="00893B05" w:rsidRDefault="00F14863">
      <w:pPr>
        <w:spacing w:before="60" w:after="60"/>
        <w:ind w:left="709" w:right="425" w:hanging="709"/>
        <w:rPr>
          <w:sz w:val="22"/>
          <w:szCs w:val="22"/>
        </w:rPr>
      </w:pPr>
      <w:r>
        <w:rPr>
          <w:rFonts w:ascii="Times New Roman" w:eastAsia="Times New Roman" w:hAnsi="Times New Roman" w:cs="Times New Roman"/>
        </w:rPr>
        <w:t>16.</w:t>
      </w:r>
      <w:r>
        <w:rPr>
          <w:sz w:val="22"/>
          <w:szCs w:val="22"/>
        </w:rPr>
        <w:tab/>
      </w:r>
      <w:r>
        <w:rPr>
          <w:rFonts w:ascii="Times New Roman" w:eastAsia="Times New Roman" w:hAnsi="Times New Roman" w:cs="Times New Roman"/>
        </w:rPr>
        <w:t>Governance</w:t>
      </w:r>
    </w:p>
    <w:p w14:paraId="7EC1790B" w14:textId="77777777" w:rsidR="00893B05" w:rsidRDefault="00F14863">
      <w:pPr>
        <w:spacing w:before="60" w:after="60"/>
        <w:ind w:left="709" w:right="425" w:hanging="709"/>
        <w:rPr>
          <w:sz w:val="22"/>
          <w:szCs w:val="22"/>
        </w:rPr>
      </w:pPr>
      <w:r>
        <w:rPr>
          <w:rFonts w:ascii="Times New Roman" w:eastAsia="Times New Roman" w:hAnsi="Times New Roman" w:cs="Times New Roman"/>
        </w:rPr>
        <w:t>17.</w:t>
      </w:r>
      <w:r>
        <w:rPr>
          <w:sz w:val="22"/>
          <w:szCs w:val="22"/>
        </w:rPr>
        <w:tab/>
      </w:r>
      <w:r>
        <w:rPr>
          <w:rFonts w:ascii="Times New Roman" w:eastAsia="Times New Roman" w:hAnsi="Times New Roman" w:cs="Times New Roman"/>
        </w:rPr>
        <w:t>Recipient Equipment, Hardware, Software and Infrastructure</w:t>
      </w:r>
    </w:p>
    <w:p w14:paraId="5F4DA430" w14:textId="77777777" w:rsidR="00893B05" w:rsidRDefault="00F14863">
      <w:pPr>
        <w:spacing w:before="60" w:after="60"/>
        <w:ind w:left="709" w:right="425" w:hanging="709"/>
        <w:rPr>
          <w:sz w:val="22"/>
          <w:szCs w:val="22"/>
        </w:rPr>
      </w:pPr>
      <w:r>
        <w:rPr>
          <w:rFonts w:ascii="Times New Roman" w:eastAsia="Times New Roman" w:hAnsi="Times New Roman" w:cs="Times New Roman"/>
        </w:rPr>
        <w:t>18.</w:t>
      </w:r>
      <w:r>
        <w:rPr>
          <w:sz w:val="22"/>
          <w:szCs w:val="22"/>
        </w:rPr>
        <w:tab/>
      </w:r>
      <w:r>
        <w:rPr>
          <w:rFonts w:ascii="Times New Roman" w:eastAsia="Times New Roman" w:hAnsi="Times New Roman" w:cs="Times New Roman"/>
        </w:rPr>
        <w:t>Service Provider Hardware, Software and Infrastructure</w:t>
      </w:r>
    </w:p>
    <w:p w14:paraId="40A0B5C1" w14:textId="77777777" w:rsidR="00893B05" w:rsidRDefault="00F14863">
      <w:pPr>
        <w:spacing w:before="60" w:after="60"/>
        <w:ind w:left="709" w:right="425" w:hanging="709"/>
        <w:rPr>
          <w:sz w:val="22"/>
          <w:szCs w:val="22"/>
        </w:rPr>
      </w:pPr>
      <w:r>
        <w:rPr>
          <w:rFonts w:ascii="Times New Roman" w:eastAsia="Times New Roman" w:hAnsi="Times New Roman" w:cs="Times New Roman"/>
        </w:rPr>
        <w:t>19.</w:t>
      </w:r>
      <w:r>
        <w:rPr>
          <w:sz w:val="22"/>
          <w:szCs w:val="22"/>
        </w:rPr>
        <w:tab/>
      </w:r>
      <w:r>
        <w:rPr>
          <w:rFonts w:ascii="Times New Roman" w:eastAsia="Times New Roman" w:hAnsi="Times New Roman" w:cs="Times New Roman"/>
        </w:rPr>
        <w:t>Reports</w:t>
      </w:r>
    </w:p>
    <w:p w14:paraId="706991AA" w14:textId="77777777" w:rsidR="00893B05" w:rsidRDefault="00F14863">
      <w:pPr>
        <w:spacing w:before="60" w:after="60"/>
        <w:ind w:left="709" w:right="425" w:hanging="709"/>
        <w:rPr>
          <w:sz w:val="22"/>
          <w:szCs w:val="22"/>
        </w:rPr>
      </w:pPr>
      <w:r>
        <w:rPr>
          <w:rFonts w:ascii="Times New Roman" w:eastAsia="Times New Roman" w:hAnsi="Times New Roman" w:cs="Times New Roman"/>
        </w:rPr>
        <w:t>21.</w:t>
      </w:r>
      <w:r>
        <w:rPr>
          <w:sz w:val="22"/>
          <w:szCs w:val="22"/>
        </w:rPr>
        <w:tab/>
      </w:r>
      <w:r>
        <w:rPr>
          <w:rFonts w:ascii="Times New Roman" w:eastAsia="Times New Roman" w:hAnsi="Times New Roman" w:cs="Times New Roman"/>
        </w:rPr>
        <w:t>Protection of Personal Information</w:t>
      </w:r>
    </w:p>
    <w:p w14:paraId="1D061DD2" w14:textId="77777777" w:rsidR="00893B05" w:rsidRDefault="00F14863">
      <w:pPr>
        <w:spacing w:before="60" w:after="60"/>
        <w:ind w:left="709" w:right="425" w:hanging="709"/>
        <w:rPr>
          <w:sz w:val="22"/>
          <w:szCs w:val="22"/>
        </w:rPr>
      </w:pPr>
      <w:r>
        <w:rPr>
          <w:rFonts w:ascii="Times New Roman" w:eastAsia="Times New Roman" w:hAnsi="Times New Roman" w:cs="Times New Roman"/>
        </w:rPr>
        <w:t>22.</w:t>
      </w:r>
      <w:r>
        <w:rPr>
          <w:sz w:val="22"/>
          <w:szCs w:val="22"/>
        </w:rPr>
        <w:tab/>
      </w:r>
      <w:r>
        <w:rPr>
          <w:rFonts w:ascii="Times New Roman" w:eastAsia="Times New Roman" w:hAnsi="Times New Roman" w:cs="Times New Roman"/>
        </w:rPr>
        <w:t>Adherence to anti-bribery legislation</w:t>
      </w:r>
    </w:p>
    <w:p w14:paraId="0EB2CCE5" w14:textId="77777777" w:rsidR="00893B05" w:rsidRDefault="00F14863">
      <w:pPr>
        <w:spacing w:before="60" w:after="60"/>
        <w:ind w:left="709" w:right="425" w:hanging="709"/>
        <w:rPr>
          <w:sz w:val="22"/>
          <w:szCs w:val="22"/>
        </w:rPr>
      </w:pPr>
      <w:r>
        <w:rPr>
          <w:rFonts w:ascii="Times New Roman" w:eastAsia="Times New Roman" w:hAnsi="Times New Roman" w:cs="Times New Roman"/>
        </w:rPr>
        <w:t>23.</w:t>
      </w:r>
      <w:r>
        <w:rPr>
          <w:sz w:val="22"/>
          <w:szCs w:val="22"/>
        </w:rPr>
        <w:tab/>
      </w:r>
      <w:r>
        <w:rPr>
          <w:rFonts w:ascii="Times New Roman" w:eastAsia="Times New Roman" w:hAnsi="Times New Roman" w:cs="Times New Roman"/>
        </w:rPr>
        <w:t>Broad Based Black Economic Empowerment</w:t>
      </w:r>
    </w:p>
    <w:p w14:paraId="7C6B2B3B" w14:textId="77777777" w:rsidR="00893B05" w:rsidRDefault="00F14863">
      <w:pPr>
        <w:spacing w:before="60" w:after="60"/>
        <w:ind w:left="709" w:right="425" w:hanging="709"/>
        <w:rPr>
          <w:sz w:val="22"/>
          <w:szCs w:val="22"/>
        </w:rPr>
      </w:pPr>
      <w:r>
        <w:rPr>
          <w:rFonts w:ascii="Times New Roman" w:eastAsia="Times New Roman" w:hAnsi="Times New Roman" w:cs="Times New Roman"/>
        </w:rPr>
        <w:t>24.</w:t>
      </w:r>
      <w:r>
        <w:rPr>
          <w:sz w:val="22"/>
          <w:szCs w:val="22"/>
        </w:rPr>
        <w:tab/>
      </w:r>
      <w:r>
        <w:rPr>
          <w:rFonts w:ascii="Times New Roman" w:eastAsia="Times New Roman" w:hAnsi="Times New Roman" w:cs="Times New Roman"/>
        </w:rPr>
        <w:t>Warranties</w:t>
      </w:r>
    </w:p>
    <w:p w14:paraId="36665F8F" w14:textId="77777777" w:rsidR="00893B05" w:rsidRDefault="00F14863">
      <w:pPr>
        <w:spacing w:before="60" w:after="60"/>
        <w:ind w:left="709" w:right="425" w:hanging="709"/>
        <w:rPr>
          <w:sz w:val="22"/>
          <w:szCs w:val="22"/>
        </w:rPr>
      </w:pPr>
      <w:r>
        <w:rPr>
          <w:rFonts w:ascii="Times New Roman" w:eastAsia="Times New Roman" w:hAnsi="Times New Roman" w:cs="Times New Roman"/>
        </w:rPr>
        <w:t>25.</w:t>
      </w:r>
      <w:r>
        <w:rPr>
          <w:sz w:val="22"/>
          <w:szCs w:val="22"/>
        </w:rPr>
        <w:tab/>
      </w:r>
      <w:r>
        <w:rPr>
          <w:rFonts w:ascii="Times New Roman" w:eastAsia="Times New Roman" w:hAnsi="Times New Roman" w:cs="Times New Roman"/>
        </w:rPr>
        <w:t>Limitation of liability</w:t>
      </w:r>
    </w:p>
    <w:p w14:paraId="106CC4CC" w14:textId="77777777" w:rsidR="00893B05" w:rsidRDefault="00F14863">
      <w:pPr>
        <w:spacing w:before="60" w:after="60"/>
        <w:ind w:left="709" w:right="425" w:hanging="709"/>
        <w:rPr>
          <w:sz w:val="22"/>
          <w:szCs w:val="22"/>
        </w:rPr>
      </w:pPr>
      <w:r>
        <w:rPr>
          <w:rFonts w:ascii="Times New Roman" w:eastAsia="Times New Roman" w:hAnsi="Times New Roman" w:cs="Times New Roman"/>
        </w:rPr>
        <w:t>26.</w:t>
      </w:r>
      <w:r>
        <w:rPr>
          <w:sz w:val="22"/>
          <w:szCs w:val="22"/>
        </w:rPr>
        <w:tab/>
      </w:r>
      <w:r>
        <w:rPr>
          <w:rFonts w:ascii="Times New Roman" w:eastAsia="Times New Roman" w:hAnsi="Times New Roman" w:cs="Times New Roman"/>
        </w:rPr>
        <w:t>Indemnities</w:t>
      </w:r>
    </w:p>
    <w:p w14:paraId="37C68367" w14:textId="77777777" w:rsidR="00893B05" w:rsidRDefault="00F14863">
      <w:pPr>
        <w:spacing w:before="60" w:after="60"/>
        <w:ind w:left="709" w:right="425" w:hanging="709"/>
        <w:rPr>
          <w:sz w:val="22"/>
          <w:szCs w:val="22"/>
        </w:rPr>
      </w:pPr>
      <w:r>
        <w:rPr>
          <w:rFonts w:ascii="Times New Roman" w:eastAsia="Times New Roman" w:hAnsi="Times New Roman" w:cs="Times New Roman"/>
        </w:rPr>
        <w:t>27.</w:t>
      </w:r>
      <w:r>
        <w:rPr>
          <w:sz w:val="22"/>
          <w:szCs w:val="22"/>
        </w:rPr>
        <w:tab/>
      </w:r>
      <w:r>
        <w:rPr>
          <w:rFonts w:ascii="Times New Roman" w:eastAsia="Times New Roman" w:hAnsi="Times New Roman" w:cs="Times New Roman"/>
        </w:rPr>
        <w:t>Confidentiality</w:t>
      </w:r>
    </w:p>
    <w:p w14:paraId="55ABD039" w14:textId="77777777" w:rsidR="00893B05" w:rsidRDefault="00F14863">
      <w:pPr>
        <w:spacing w:before="60" w:after="60"/>
        <w:ind w:left="709" w:right="425" w:hanging="709"/>
        <w:rPr>
          <w:sz w:val="22"/>
          <w:szCs w:val="22"/>
        </w:rPr>
      </w:pPr>
      <w:r>
        <w:rPr>
          <w:rFonts w:ascii="Times New Roman" w:eastAsia="Times New Roman" w:hAnsi="Times New Roman" w:cs="Times New Roman"/>
        </w:rPr>
        <w:t>28.</w:t>
      </w:r>
      <w:r>
        <w:rPr>
          <w:sz w:val="22"/>
          <w:szCs w:val="22"/>
        </w:rPr>
        <w:tab/>
      </w:r>
      <w:r>
        <w:rPr>
          <w:rFonts w:ascii="Times New Roman" w:eastAsia="Times New Roman" w:hAnsi="Times New Roman" w:cs="Times New Roman"/>
        </w:rPr>
        <w:t>Force majeure</w:t>
      </w:r>
    </w:p>
    <w:p w14:paraId="3B5FF153" w14:textId="77777777" w:rsidR="00893B05" w:rsidRDefault="00F14863">
      <w:pPr>
        <w:spacing w:before="60" w:after="60"/>
        <w:ind w:left="709" w:right="425" w:hanging="709"/>
        <w:rPr>
          <w:sz w:val="22"/>
          <w:szCs w:val="22"/>
        </w:rPr>
      </w:pPr>
      <w:r>
        <w:rPr>
          <w:rFonts w:ascii="Times New Roman" w:eastAsia="Times New Roman" w:hAnsi="Times New Roman" w:cs="Times New Roman"/>
        </w:rPr>
        <w:t>29.</w:t>
      </w:r>
      <w:r>
        <w:rPr>
          <w:sz w:val="22"/>
          <w:szCs w:val="22"/>
        </w:rPr>
        <w:tab/>
      </w:r>
      <w:r>
        <w:rPr>
          <w:rFonts w:ascii="Times New Roman" w:eastAsia="Times New Roman" w:hAnsi="Times New Roman" w:cs="Times New Roman"/>
        </w:rPr>
        <w:t>Breach</w:t>
      </w:r>
    </w:p>
    <w:p w14:paraId="6AB9D617" w14:textId="77777777" w:rsidR="00893B05" w:rsidRDefault="00F14863">
      <w:pPr>
        <w:spacing w:before="60" w:after="60"/>
        <w:ind w:left="709" w:right="425" w:hanging="709"/>
        <w:rPr>
          <w:sz w:val="22"/>
          <w:szCs w:val="22"/>
        </w:rPr>
      </w:pPr>
      <w:r>
        <w:rPr>
          <w:rFonts w:ascii="Times New Roman" w:eastAsia="Times New Roman" w:hAnsi="Times New Roman" w:cs="Times New Roman"/>
        </w:rPr>
        <w:t>30.</w:t>
      </w:r>
      <w:r>
        <w:rPr>
          <w:sz w:val="22"/>
          <w:szCs w:val="22"/>
        </w:rPr>
        <w:tab/>
      </w:r>
      <w:r>
        <w:rPr>
          <w:rFonts w:ascii="Times New Roman" w:eastAsia="Times New Roman" w:hAnsi="Times New Roman" w:cs="Times New Roman"/>
        </w:rPr>
        <w:t>Dispute resolution</w:t>
      </w:r>
    </w:p>
    <w:p w14:paraId="7657217F" w14:textId="77777777" w:rsidR="00893B05" w:rsidRDefault="00F14863">
      <w:pPr>
        <w:spacing w:before="60" w:after="60"/>
        <w:ind w:left="709" w:right="425" w:hanging="709"/>
        <w:rPr>
          <w:sz w:val="22"/>
          <w:szCs w:val="22"/>
        </w:rPr>
      </w:pPr>
      <w:r>
        <w:rPr>
          <w:rFonts w:ascii="Times New Roman" w:eastAsia="Times New Roman" w:hAnsi="Times New Roman" w:cs="Times New Roman"/>
        </w:rPr>
        <w:t>31.</w:t>
      </w:r>
      <w:r>
        <w:rPr>
          <w:sz w:val="22"/>
          <w:szCs w:val="22"/>
        </w:rPr>
        <w:tab/>
      </w:r>
      <w:r>
        <w:rPr>
          <w:rFonts w:ascii="Times New Roman" w:eastAsia="Times New Roman" w:hAnsi="Times New Roman" w:cs="Times New Roman"/>
        </w:rPr>
        <w:t>General</w:t>
      </w:r>
    </w:p>
    <w:p w14:paraId="07ACE99F" w14:textId="77777777" w:rsidR="00893B05" w:rsidRDefault="00F14863">
      <w:pPr>
        <w:spacing w:before="60" w:after="60"/>
        <w:ind w:left="709" w:right="425" w:hanging="709"/>
        <w:rPr>
          <w:sz w:val="22"/>
          <w:szCs w:val="22"/>
        </w:rPr>
      </w:pPr>
      <w:r>
        <w:rPr>
          <w:rFonts w:ascii="Times New Roman" w:eastAsia="Times New Roman" w:hAnsi="Times New Roman" w:cs="Times New Roman"/>
        </w:rPr>
        <w:t>32.</w:t>
      </w:r>
      <w:r>
        <w:rPr>
          <w:sz w:val="22"/>
          <w:szCs w:val="22"/>
        </w:rPr>
        <w:tab/>
      </w:r>
      <w:r>
        <w:rPr>
          <w:rFonts w:ascii="Times New Roman" w:eastAsia="Times New Roman" w:hAnsi="Times New Roman" w:cs="Times New Roman"/>
        </w:rPr>
        <w:t>Notices and addresses</w:t>
      </w:r>
    </w:p>
    <w:p w14:paraId="0F8B1C35" w14:textId="77777777" w:rsidR="00893B05" w:rsidRDefault="00F14863">
      <w:pPr>
        <w:spacing w:before="60" w:after="60"/>
        <w:ind w:left="709" w:right="425" w:hanging="709"/>
        <w:rPr>
          <w:sz w:val="22"/>
          <w:szCs w:val="22"/>
        </w:rPr>
      </w:pPr>
      <w:r>
        <w:rPr>
          <w:rFonts w:ascii="Times New Roman" w:eastAsia="Times New Roman" w:hAnsi="Times New Roman" w:cs="Times New Roman"/>
        </w:rPr>
        <w:t>33.</w:t>
      </w:r>
      <w:r>
        <w:rPr>
          <w:sz w:val="22"/>
          <w:szCs w:val="22"/>
        </w:rPr>
        <w:tab/>
      </w:r>
      <w:r>
        <w:rPr>
          <w:rFonts w:ascii="Times New Roman" w:eastAsia="Times New Roman" w:hAnsi="Times New Roman" w:cs="Times New Roman"/>
        </w:rPr>
        <w:t>Applicable law</w:t>
      </w:r>
    </w:p>
    <w:p w14:paraId="66C5CD81" w14:textId="77777777" w:rsidR="00893B05" w:rsidRDefault="00F14863">
      <w:pPr>
        <w:spacing w:before="60" w:after="60"/>
        <w:ind w:left="709" w:right="425" w:hanging="709"/>
        <w:rPr>
          <w:sz w:val="22"/>
          <w:szCs w:val="22"/>
        </w:rPr>
      </w:pPr>
      <w:r>
        <w:rPr>
          <w:rFonts w:ascii="Times New Roman" w:eastAsia="Times New Roman" w:hAnsi="Times New Roman" w:cs="Times New Roman"/>
        </w:rPr>
        <w:t>34.</w:t>
      </w:r>
      <w:r>
        <w:rPr>
          <w:sz w:val="22"/>
          <w:szCs w:val="22"/>
        </w:rPr>
        <w:tab/>
      </w:r>
      <w:r>
        <w:rPr>
          <w:rFonts w:ascii="Times New Roman" w:eastAsia="Times New Roman" w:hAnsi="Times New Roman" w:cs="Times New Roman"/>
        </w:rPr>
        <w:t>Jurisdiction</w:t>
      </w:r>
    </w:p>
    <w:p w14:paraId="4D69CD2A" w14:textId="77777777" w:rsidR="00893B05" w:rsidRDefault="00F14863">
      <w:pPr>
        <w:spacing w:before="60" w:after="60"/>
        <w:ind w:left="709" w:right="425" w:hanging="709"/>
        <w:rPr>
          <w:sz w:val="22"/>
          <w:szCs w:val="22"/>
        </w:rPr>
      </w:pPr>
      <w:r>
        <w:rPr>
          <w:rFonts w:ascii="Times New Roman" w:eastAsia="Times New Roman" w:hAnsi="Times New Roman" w:cs="Times New Roman"/>
        </w:rPr>
        <w:t>35.</w:t>
      </w:r>
      <w:r>
        <w:rPr>
          <w:sz w:val="22"/>
          <w:szCs w:val="22"/>
        </w:rPr>
        <w:tab/>
      </w:r>
      <w:r>
        <w:rPr>
          <w:rFonts w:ascii="Times New Roman" w:eastAsia="Times New Roman" w:hAnsi="Times New Roman" w:cs="Times New Roman"/>
        </w:rPr>
        <w:t>Counterparts</w:t>
      </w:r>
    </w:p>
    <w:p w14:paraId="6EF0B566" w14:textId="77777777" w:rsidR="00893B05" w:rsidRDefault="00F14863">
      <w:pPr>
        <w:spacing w:before="60" w:after="60"/>
        <w:ind w:left="709" w:right="425" w:hanging="709"/>
      </w:pPr>
      <w:r>
        <w:rPr>
          <w:rFonts w:ascii="Times New Roman" w:eastAsia="Times New Roman" w:hAnsi="Times New Roman" w:cs="Times New Roman"/>
        </w:rPr>
        <w:t>Part B, Schedule 1 – Intellectual Property Rights Transfer Agreement</w:t>
      </w:r>
    </w:p>
    <w:p w14:paraId="236BEE89" w14:textId="77777777" w:rsidR="00893B05" w:rsidRDefault="00F14863">
      <w:pPr>
        <w:spacing w:before="60" w:after="60"/>
        <w:ind w:left="709" w:right="425" w:hanging="709"/>
      </w:pPr>
      <w:r>
        <w:rPr>
          <w:rFonts w:ascii="Times New Roman" w:eastAsia="Times New Roman" w:hAnsi="Times New Roman" w:cs="Times New Roman"/>
        </w:rPr>
        <w:t>Part B, Schedule 2 – Recipient Supplier Code of Conduct</w:t>
      </w:r>
    </w:p>
    <w:p w14:paraId="7EAAC792" w14:textId="77777777" w:rsidR="00893B05" w:rsidRDefault="00F14863">
      <w:pPr>
        <w:spacing w:before="240"/>
        <w:jc w:val="left"/>
        <w:rPr>
          <w:sz w:val="22"/>
          <w:szCs w:val="22"/>
        </w:rPr>
      </w:pPr>
      <w:r>
        <w:rPr>
          <w:sz w:val="22"/>
          <w:szCs w:val="22"/>
        </w:rPr>
        <w:br w:type="page"/>
      </w:r>
    </w:p>
    <w:p w14:paraId="78B72904" w14:textId="77777777" w:rsidR="00893B05" w:rsidRDefault="00F14863">
      <w:pPr>
        <w:pStyle w:val="Heading1"/>
        <w:keepLines w:val="0"/>
        <w:numPr>
          <w:ilvl w:val="0"/>
          <w:numId w:val="11"/>
        </w:numPr>
        <w:tabs>
          <w:tab w:val="left" w:pos="360"/>
        </w:tabs>
        <w:spacing w:before="360"/>
        <w:ind w:left="360" w:hanging="360"/>
        <w:rPr>
          <w:sz w:val="22"/>
          <w:szCs w:val="22"/>
        </w:rPr>
      </w:pPr>
      <w:bookmarkStart w:id="25" w:name="_Toc47522786"/>
      <w:bookmarkStart w:id="26" w:name="_Toc81312080"/>
      <w:r>
        <w:rPr>
          <w:color w:val="auto"/>
          <w:sz w:val="22"/>
          <w:szCs w:val="22"/>
        </w:rPr>
        <w:lastRenderedPageBreak/>
        <w:t>Definitions and interpretation</w:t>
      </w:r>
      <w:bookmarkEnd w:id="25"/>
      <w:bookmarkEnd w:id="26"/>
    </w:p>
    <w:p w14:paraId="25AD7DC2"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In this Agreement:</w:t>
      </w:r>
    </w:p>
    <w:p w14:paraId="0BBE4655"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Agreement</w:t>
      </w:r>
      <w:r>
        <w:rPr>
          <w:b w:val="0"/>
          <w:bCs w:val="0"/>
          <w:color w:val="auto"/>
          <w:sz w:val="22"/>
          <w:szCs w:val="22"/>
        </w:rPr>
        <w:t xml:space="preserve"> means this IT services agreement comprising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 xml:space="preserve"> and this </w:t>
      </w:r>
      <w:r>
        <w:rPr>
          <w:color w:val="auto"/>
          <w:sz w:val="22"/>
          <w:szCs w:val="22"/>
        </w:rPr>
        <w:t>Part B</w:t>
      </w:r>
      <w:r>
        <w:rPr>
          <w:b w:val="0"/>
          <w:bCs w:val="0"/>
          <w:color w:val="auto"/>
          <w:sz w:val="22"/>
          <w:szCs w:val="22"/>
        </w:rPr>
        <w:t xml:space="preserve"> (</w:t>
      </w:r>
      <w:r>
        <w:rPr>
          <w:b w:val="0"/>
          <w:bCs w:val="0"/>
          <w:i/>
          <w:iCs/>
          <w:color w:val="auto"/>
          <w:sz w:val="22"/>
          <w:szCs w:val="22"/>
        </w:rPr>
        <w:t>Terms and Conditions</w:t>
      </w:r>
      <w:r>
        <w:rPr>
          <w:b w:val="0"/>
          <w:bCs w:val="0"/>
          <w:color w:val="auto"/>
          <w:sz w:val="22"/>
          <w:szCs w:val="22"/>
        </w:rPr>
        <w:t>) together with any and all schedules and/or annexures hereto and/or thereto;</w:t>
      </w:r>
    </w:p>
    <w:p w14:paraId="1D9CEFF7"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Auditor</w:t>
      </w:r>
      <w:r>
        <w:rPr>
          <w:b w:val="0"/>
          <w:bCs w:val="0"/>
          <w:color w:val="auto"/>
          <w:sz w:val="22"/>
          <w:szCs w:val="22"/>
        </w:rPr>
        <w:t xml:space="preserve"> means the registered auditor appointed by the Recipient to fulfil the review and audit functions stated in clause </w:t>
      </w:r>
      <w:r>
        <w:rPr>
          <w:b w:val="0"/>
          <w:bCs w:val="0"/>
          <w:color w:val="auto"/>
          <w:sz w:val="22"/>
          <w:szCs w:val="22"/>
        </w:rPr>
        <w:fldChar w:fldCharType="begin"/>
      </w:r>
      <w:r>
        <w:rPr>
          <w:b w:val="0"/>
          <w:bCs w:val="0"/>
          <w:color w:val="auto"/>
          <w:sz w:val="22"/>
          <w:szCs w:val="22"/>
        </w:rPr>
        <w:instrText xml:space="preserve"> REF _Ref78295567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20</w:t>
      </w:r>
      <w:r>
        <w:rPr>
          <w:b w:val="0"/>
          <w:bCs w:val="0"/>
          <w:color w:val="000000"/>
          <w:sz w:val="22"/>
          <w:szCs w:val="22"/>
        </w:rPr>
        <w:fldChar w:fldCharType="end"/>
      </w:r>
      <w:r>
        <w:rPr>
          <w:b w:val="0"/>
          <w:bCs w:val="0"/>
          <w:color w:val="auto"/>
          <w:sz w:val="22"/>
          <w:szCs w:val="22"/>
        </w:rPr>
        <w:t>;</w:t>
      </w:r>
    </w:p>
    <w:p w14:paraId="28AE9C57"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BBBEE Act</w:t>
      </w:r>
      <w:r>
        <w:rPr>
          <w:b w:val="0"/>
          <w:bCs w:val="0"/>
          <w:color w:val="auto"/>
          <w:sz w:val="22"/>
          <w:szCs w:val="22"/>
        </w:rPr>
        <w:t xml:space="preserve"> means the Broad Based Black Economic Empowerment Act, 2003, as amended from time to time;</w:t>
      </w:r>
    </w:p>
    <w:p w14:paraId="4DB085A1"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Bespoke Intellectual Property</w:t>
      </w:r>
      <w:r>
        <w:rPr>
          <w:b w:val="0"/>
          <w:bCs w:val="0"/>
          <w:color w:val="auto"/>
          <w:sz w:val="22"/>
          <w:szCs w:val="22"/>
        </w:rPr>
        <w:t xml:space="preserve"> means any copyright that arises or any patentable invention that is created by or on behalf of the Service Provider in the course of this Agreement, that constitutes or forms part of a Deliverable;</w:t>
      </w:r>
    </w:p>
    <w:p w14:paraId="08034B08"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Best Practice</w:t>
      </w:r>
      <w:r>
        <w:rPr>
          <w:b w:val="0"/>
          <w:bCs w:val="0"/>
          <w:color w:val="auto"/>
          <w:sz w:val="22"/>
          <w:szCs w:val="22"/>
        </w:rPr>
        <w:t xml:space="preserve"> means a technique or methodology that, through experience and research in the Service Provider’s industry, has proven to reliably lead to a desired result.  A commitment to using the best practices in any field is a commitment to using all the knowledge and technology at one’s disposal to ensure success;</w:t>
      </w:r>
    </w:p>
    <w:p w14:paraId="016227B5"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Business Day</w:t>
      </w:r>
      <w:r>
        <w:rPr>
          <w:b w:val="0"/>
          <w:bCs w:val="0"/>
          <w:color w:val="auto"/>
          <w:sz w:val="22"/>
          <w:szCs w:val="22"/>
        </w:rPr>
        <w:t xml:space="preserve"> means any day other than a Saturday, Sunday or official public holiday in South Africa;</w:t>
      </w:r>
    </w:p>
    <w:p w14:paraId="2D9A0E44"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Change Order</w:t>
      </w:r>
      <w:r>
        <w:rPr>
          <w:b w:val="0"/>
          <w:bCs w:val="0"/>
          <w:color w:val="auto"/>
          <w:sz w:val="22"/>
          <w:szCs w:val="22"/>
        </w:rPr>
        <w:t xml:space="preserve"> means the report referred to in clause 10 dealing with changes to the Services;</w:t>
      </w:r>
    </w:p>
    <w:p w14:paraId="0A22136F"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Charges</w:t>
      </w:r>
      <w:r>
        <w:rPr>
          <w:b w:val="0"/>
          <w:bCs w:val="0"/>
          <w:color w:val="auto"/>
          <w:sz w:val="22"/>
          <w:szCs w:val="22"/>
        </w:rPr>
        <w:t xml:space="preserve"> means the amounts payable by the Recipient to the Service Provider in respect of the Services, as stipulated in Annexure B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5850484D"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Commencement Date</w:t>
      </w:r>
      <w:r>
        <w:rPr>
          <w:b w:val="0"/>
          <w:bCs w:val="0"/>
          <w:color w:val="auto"/>
          <w:sz w:val="22"/>
          <w:szCs w:val="22"/>
        </w:rPr>
        <w:t xml:space="preserve"> means the date specified as such in clause </w:t>
      </w:r>
      <w:r>
        <w:rPr>
          <w:b w:val="0"/>
          <w:bCs w:val="0"/>
          <w:color w:val="auto"/>
          <w:sz w:val="22"/>
          <w:szCs w:val="22"/>
        </w:rPr>
        <w:fldChar w:fldCharType="begin"/>
      </w:r>
      <w:r>
        <w:rPr>
          <w:b w:val="0"/>
          <w:bCs w:val="0"/>
          <w:color w:val="auto"/>
          <w:sz w:val="22"/>
          <w:szCs w:val="22"/>
        </w:rPr>
        <w:instrText xml:space="preserve"> REF _Ref78293363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4</w:t>
      </w:r>
      <w:r>
        <w:rPr>
          <w:b w:val="0"/>
          <w:bCs w:val="0"/>
          <w:color w:val="000000"/>
          <w:sz w:val="22"/>
          <w:szCs w:val="22"/>
        </w:rPr>
        <w:fldChar w:fldCharType="end"/>
      </w:r>
      <w:r>
        <w:rPr>
          <w:b w:val="0"/>
          <w:bCs w:val="0"/>
          <w:color w:val="auto"/>
          <w:sz w:val="22"/>
          <w:szCs w:val="22"/>
        </w:rPr>
        <w:t xml:space="preserve">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 xml:space="preserve">) or, where no such date is specified in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 the Signature Date;</w:t>
      </w:r>
    </w:p>
    <w:p w14:paraId="1AF2924C"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Confidential Information</w:t>
      </w:r>
      <w:r>
        <w:rPr>
          <w:b w:val="0"/>
          <w:bCs w:val="0"/>
          <w:color w:val="auto"/>
          <w:sz w:val="22"/>
          <w:szCs w:val="22"/>
        </w:rPr>
        <w:t xml:space="preserve"> means all information confidential to a Party including, to the extent that it is not freely and publicly available, commercial, financial, legal, technical, scientific and research information, trade secrets, passwords, or other secret codes, information disclosed with the permission of third parties in which the third parties have confidentiality rights, information legally protected from disclosure, any information the </w:t>
      </w:r>
      <w:proofErr w:type="spellStart"/>
      <w:r>
        <w:rPr>
          <w:b w:val="0"/>
          <w:bCs w:val="0"/>
          <w:color w:val="auto"/>
          <w:sz w:val="22"/>
          <w:szCs w:val="22"/>
        </w:rPr>
        <w:t>unauthorised</w:t>
      </w:r>
      <w:proofErr w:type="spellEnd"/>
      <w:r>
        <w:rPr>
          <w:b w:val="0"/>
          <w:bCs w:val="0"/>
          <w:color w:val="auto"/>
          <w:sz w:val="22"/>
          <w:szCs w:val="22"/>
        </w:rPr>
        <w:t xml:space="preserve"> disclosure of which could reasonably be expected to cause harm or risk to the disclosing party and any other information designated by the disclosing party as confidential or which is manifestly confidential;</w:t>
      </w:r>
    </w:p>
    <w:p w14:paraId="66E32102"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Data Subject</w:t>
      </w:r>
      <w:r>
        <w:rPr>
          <w:b w:val="0"/>
          <w:bCs w:val="0"/>
          <w:color w:val="auto"/>
          <w:sz w:val="22"/>
          <w:szCs w:val="22"/>
        </w:rPr>
        <w:t xml:space="preserve"> shall bear the meaning ascribed to that term in the POPI;</w:t>
      </w:r>
    </w:p>
    <w:p w14:paraId="32763ACB"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Deliverables</w:t>
      </w:r>
      <w:r>
        <w:rPr>
          <w:b w:val="0"/>
          <w:bCs w:val="0"/>
          <w:color w:val="auto"/>
          <w:sz w:val="22"/>
          <w:szCs w:val="22"/>
        </w:rPr>
        <w:t xml:space="preserve"> means any work products, equipment and tangible or intangible items including any Bespoke Intellectual Property, Service Provider Intellectual Property or Third-Party Intellectual Property delivered to the Recipient by the Service Provider in terms of this Agreement, as specified in clause 4 of Annexure A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7CBA5B41"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lastRenderedPageBreak/>
        <w:t>Intellectual Property Rights Transfer Agreement</w:t>
      </w:r>
      <w:r>
        <w:rPr>
          <w:b w:val="0"/>
          <w:bCs w:val="0"/>
          <w:color w:val="auto"/>
          <w:sz w:val="22"/>
          <w:szCs w:val="22"/>
        </w:rPr>
        <w:t xml:space="preserve"> means an agreement in terms of which Bespoke Intellectual Property is transferred from the Service Provider to the Recipient.  Each Intellectual Property Rights Transfer Agreement will be in the form of Schedule 1 to this </w:t>
      </w:r>
      <w:r>
        <w:rPr>
          <w:color w:val="auto"/>
          <w:sz w:val="22"/>
          <w:szCs w:val="22"/>
        </w:rPr>
        <w:t>Part B</w:t>
      </w:r>
      <w:r>
        <w:rPr>
          <w:b w:val="0"/>
          <w:bCs w:val="0"/>
          <w:color w:val="auto"/>
          <w:sz w:val="22"/>
          <w:szCs w:val="22"/>
        </w:rPr>
        <w:t xml:space="preserve"> (</w:t>
      </w:r>
      <w:r>
        <w:rPr>
          <w:b w:val="0"/>
          <w:bCs w:val="0"/>
          <w:i/>
          <w:iCs/>
          <w:color w:val="auto"/>
          <w:sz w:val="22"/>
          <w:szCs w:val="22"/>
        </w:rPr>
        <w:t>Terms and Conditions</w:t>
      </w:r>
      <w:r>
        <w:rPr>
          <w:b w:val="0"/>
          <w:bCs w:val="0"/>
          <w:color w:val="auto"/>
          <w:sz w:val="22"/>
          <w:szCs w:val="22"/>
        </w:rPr>
        <w:t>) of the Agreement;</w:t>
      </w:r>
    </w:p>
    <w:p w14:paraId="144BC0D4"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Losses</w:t>
      </w:r>
      <w:r>
        <w:rPr>
          <w:b w:val="0"/>
          <w:bCs w:val="0"/>
          <w:color w:val="auto"/>
          <w:sz w:val="22"/>
          <w:szCs w:val="22"/>
        </w:rPr>
        <w:t xml:space="preserve"> means all losses, damages, costs, claims, judgments and penalties of any nature whatsoever;</w:t>
      </w:r>
    </w:p>
    <w:p w14:paraId="3931545E"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Parties</w:t>
      </w:r>
      <w:r>
        <w:rPr>
          <w:b w:val="0"/>
          <w:bCs w:val="0"/>
          <w:color w:val="auto"/>
          <w:sz w:val="22"/>
          <w:szCs w:val="22"/>
        </w:rPr>
        <w:t xml:space="preserve"> means the Service Provider and the Recipient and Party means, as the context requires, either of them;</w:t>
      </w:r>
    </w:p>
    <w:p w14:paraId="347E5B56"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Personal Information</w:t>
      </w:r>
      <w:r>
        <w:rPr>
          <w:b w:val="0"/>
          <w:bCs w:val="0"/>
          <w:color w:val="auto"/>
          <w:sz w:val="22"/>
          <w:szCs w:val="22"/>
        </w:rPr>
        <w:t xml:space="preserve"> shall bear the meaning ascribed to that term in the POPI;</w:t>
      </w:r>
    </w:p>
    <w:p w14:paraId="6E82CD21"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POPI</w:t>
      </w:r>
      <w:r>
        <w:rPr>
          <w:b w:val="0"/>
          <w:bCs w:val="0"/>
          <w:color w:val="auto"/>
          <w:sz w:val="22"/>
          <w:szCs w:val="22"/>
        </w:rPr>
        <w:t xml:space="preserve"> means the Protection of Personal Information Act, 2013 as amended from time to time;</w:t>
      </w:r>
    </w:p>
    <w:p w14:paraId="2B04517E"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Premises</w:t>
      </w:r>
      <w:r>
        <w:rPr>
          <w:b w:val="0"/>
          <w:bCs w:val="0"/>
          <w:color w:val="auto"/>
          <w:sz w:val="22"/>
          <w:szCs w:val="22"/>
        </w:rPr>
        <w:t xml:space="preserve"> means the premises at or to which the Services will be provided, as stipulated in clause </w:t>
      </w:r>
      <w:r>
        <w:rPr>
          <w:b w:val="0"/>
          <w:bCs w:val="0"/>
          <w:color w:val="auto"/>
          <w:sz w:val="22"/>
          <w:szCs w:val="22"/>
        </w:rPr>
        <w:fldChar w:fldCharType="begin"/>
      </w:r>
      <w:r>
        <w:rPr>
          <w:b w:val="0"/>
          <w:bCs w:val="0"/>
          <w:color w:val="auto"/>
          <w:sz w:val="22"/>
          <w:szCs w:val="22"/>
        </w:rPr>
        <w:instrText xml:space="preserve"> REF _Ref78292541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w:t>
      </w:r>
      <w:r>
        <w:rPr>
          <w:b w:val="0"/>
          <w:bCs w:val="0"/>
          <w:color w:val="000000"/>
          <w:sz w:val="22"/>
          <w:szCs w:val="22"/>
        </w:rPr>
        <w:fldChar w:fldCharType="end"/>
      </w:r>
      <w:r>
        <w:rPr>
          <w:b w:val="0"/>
          <w:bCs w:val="0"/>
          <w:color w:val="auto"/>
          <w:sz w:val="22"/>
          <w:szCs w:val="22"/>
        </w:rPr>
        <w:t xml:space="preserve">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5FB714D4"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Privacy and Data Protection Provisions</w:t>
      </w:r>
      <w:r>
        <w:rPr>
          <w:b w:val="0"/>
          <w:bCs w:val="0"/>
          <w:color w:val="auto"/>
          <w:sz w:val="22"/>
          <w:szCs w:val="22"/>
        </w:rPr>
        <w:t xml:space="preserve"> means the eight conditions for the lawful Processing of Personal Information set out in Chapter 3 of the POPI;</w:t>
      </w:r>
    </w:p>
    <w:p w14:paraId="0DA702DA"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Processing</w:t>
      </w:r>
      <w:r>
        <w:rPr>
          <w:b w:val="0"/>
          <w:bCs w:val="0"/>
          <w:color w:val="auto"/>
          <w:sz w:val="22"/>
          <w:szCs w:val="22"/>
        </w:rPr>
        <w:t xml:space="preserve"> shall bear the meaning ascribed to that term in the POPI;</w:t>
      </w:r>
    </w:p>
    <w:p w14:paraId="5B252602"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 xml:space="preserve">Recipient </w:t>
      </w:r>
      <w:r>
        <w:rPr>
          <w:b w:val="0"/>
          <w:bCs w:val="0"/>
          <w:color w:val="auto"/>
          <w:sz w:val="22"/>
          <w:szCs w:val="22"/>
        </w:rPr>
        <w:t xml:space="preserve">means the person or entity identified as such in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3B2FF923"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Recipient Equipment</w:t>
      </w:r>
      <w:r>
        <w:rPr>
          <w:b w:val="0"/>
          <w:bCs w:val="0"/>
          <w:color w:val="auto"/>
          <w:sz w:val="22"/>
          <w:szCs w:val="22"/>
        </w:rPr>
        <w:t xml:space="preserve"> means any equipment, tools or goods owned, leased or rented by the Recipient and used by the Service Provider to render the Services;</w:t>
      </w:r>
    </w:p>
    <w:p w14:paraId="3A758876"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Recipient Hardware</w:t>
      </w:r>
      <w:r>
        <w:rPr>
          <w:b w:val="0"/>
          <w:bCs w:val="0"/>
          <w:color w:val="auto"/>
          <w:sz w:val="22"/>
          <w:szCs w:val="22"/>
        </w:rPr>
        <w:t xml:space="preserve"> means all computers, servers, handheld devices, network facilities, power supply units and peripheral devices owned, leased or rented by the Recipient and used by the Service Provider to render the Services;</w:t>
      </w:r>
    </w:p>
    <w:p w14:paraId="4A00DB0D"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Recipient Infrastructure</w:t>
      </w:r>
      <w:r>
        <w:rPr>
          <w:b w:val="0"/>
          <w:bCs w:val="0"/>
          <w:color w:val="auto"/>
          <w:sz w:val="22"/>
          <w:szCs w:val="22"/>
        </w:rPr>
        <w:t xml:space="preserve"> means any infrastructure owned, leased or rented by the Recipient and used by the Service Provider to render the Services;</w:t>
      </w:r>
    </w:p>
    <w:p w14:paraId="1DE066CE"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Recipient Intellectual Property</w:t>
      </w:r>
      <w:r>
        <w:rPr>
          <w:b w:val="0"/>
          <w:bCs w:val="0"/>
          <w:color w:val="auto"/>
          <w:sz w:val="22"/>
          <w:szCs w:val="22"/>
        </w:rPr>
        <w:t xml:space="preserve"> means any form of intellectual property </w:t>
      </w:r>
      <w:proofErr w:type="spellStart"/>
      <w:r>
        <w:rPr>
          <w:b w:val="0"/>
          <w:bCs w:val="0"/>
          <w:color w:val="auto"/>
          <w:sz w:val="22"/>
          <w:szCs w:val="22"/>
        </w:rPr>
        <w:t>recognised</w:t>
      </w:r>
      <w:proofErr w:type="spellEnd"/>
      <w:r>
        <w:rPr>
          <w:b w:val="0"/>
          <w:bCs w:val="0"/>
          <w:color w:val="auto"/>
          <w:sz w:val="22"/>
          <w:szCs w:val="22"/>
        </w:rPr>
        <w:t xml:space="preserve"> and protected under law which belongs to the Recipient;</w:t>
      </w:r>
    </w:p>
    <w:p w14:paraId="44D4A196"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 xml:space="preserve">Recipient Materials </w:t>
      </w:r>
      <w:r>
        <w:rPr>
          <w:b w:val="0"/>
          <w:bCs w:val="0"/>
          <w:color w:val="auto"/>
          <w:sz w:val="22"/>
          <w:szCs w:val="22"/>
        </w:rPr>
        <w:t>means all documents, information, items and materials in any form (whether owned by the Recipient or a third party), which are provided by the Recipient to the Service Provider in connection with the Services, including the Recipient Equipment, Recipient Hardware, Recipient Infrastructure, Recipient Intellectual Property and/or Recipient Software.</w:t>
      </w:r>
    </w:p>
    <w:p w14:paraId="2C47CC8A"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Recipient Software</w:t>
      </w:r>
      <w:r>
        <w:rPr>
          <w:b w:val="0"/>
          <w:bCs w:val="0"/>
          <w:color w:val="auto"/>
          <w:sz w:val="22"/>
          <w:szCs w:val="22"/>
        </w:rPr>
        <w:t xml:space="preserve"> means all software owned or licensed by the Recipient which is used by the Service Provider to render the Services; </w:t>
      </w:r>
    </w:p>
    <w:p w14:paraId="597E83D4"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Recipient Supplier Code of Conduct</w:t>
      </w:r>
      <w:r>
        <w:rPr>
          <w:b w:val="0"/>
          <w:bCs w:val="0"/>
          <w:color w:val="auto"/>
          <w:sz w:val="22"/>
          <w:szCs w:val="22"/>
        </w:rPr>
        <w:t xml:space="preserve"> means the code of conduct attached to this </w:t>
      </w:r>
      <w:r>
        <w:rPr>
          <w:color w:val="auto"/>
          <w:sz w:val="22"/>
          <w:szCs w:val="22"/>
        </w:rPr>
        <w:t>Part B</w:t>
      </w:r>
      <w:r>
        <w:rPr>
          <w:b w:val="0"/>
          <w:bCs w:val="0"/>
          <w:color w:val="auto"/>
          <w:sz w:val="22"/>
          <w:szCs w:val="22"/>
        </w:rPr>
        <w:t xml:space="preserve"> (</w:t>
      </w:r>
      <w:r>
        <w:rPr>
          <w:b w:val="0"/>
          <w:bCs w:val="0"/>
          <w:i/>
          <w:iCs/>
          <w:color w:val="auto"/>
          <w:sz w:val="22"/>
          <w:szCs w:val="22"/>
        </w:rPr>
        <w:t>Terms and Conditions</w:t>
      </w:r>
      <w:r>
        <w:rPr>
          <w:b w:val="0"/>
          <w:bCs w:val="0"/>
          <w:color w:val="auto"/>
          <w:sz w:val="22"/>
          <w:szCs w:val="22"/>
        </w:rPr>
        <w:t>)</w:t>
      </w:r>
      <w:r>
        <w:rPr>
          <w:b w:val="0"/>
          <w:bCs w:val="0"/>
          <w:i/>
          <w:iCs/>
          <w:color w:val="auto"/>
          <w:sz w:val="22"/>
          <w:szCs w:val="22"/>
        </w:rPr>
        <w:t xml:space="preserve"> </w:t>
      </w:r>
      <w:r>
        <w:rPr>
          <w:b w:val="0"/>
          <w:bCs w:val="0"/>
          <w:color w:val="auto"/>
          <w:sz w:val="22"/>
          <w:szCs w:val="22"/>
        </w:rPr>
        <w:t>as Schedule 2;</w:t>
      </w:r>
    </w:p>
    <w:p w14:paraId="5119907A"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Regulator</w:t>
      </w:r>
      <w:r>
        <w:rPr>
          <w:b w:val="0"/>
          <w:bCs w:val="0"/>
          <w:color w:val="auto"/>
          <w:sz w:val="22"/>
          <w:szCs w:val="22"/>
        </w:rPr>
        <w:t xml:space="preserve"> shall bear the meaning ascribed to that term in the POPI;</w:t>
      </w:r>
    </w:p>
    <w:p w14:paraId="5CC872AF"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lastRenderedPageBreak/>
        <w:t>Service Hours</w:t>
      </w:r>
      <w:r>
        <w:rPr>
          <w:b w:val="0"/>
          <w:bCs w:val="0"/>
          <w:color w:val="auto"/>
          <w:sz w:val="22"/>
          <w:szCs w:val="22"/>
        </w:rPr>
        <w:t xml:space="preserve"> means the hours during which the Services are to be provided, as stipulated in clause </w:t>
      </w:r>
      <w:r>
        <w:rPr>
          <w:b w:val="0"/>
          <w:bCs w:val="0"/>
          <w:color w:val="auto"/>
          <w:sz w:val="22"/>
          <w:szCs w:val="22"/>
        </w:rPr>
        <w:fldChar w:fldCharType="begin"/>
      </w:r>
      <w:r>
        <w:rPr>
          <w:b w:val="0"/>
          <w:bCs w:val="0"/>
          <w:color w:val="auto"/>
          <w:sz w:val="22"/>
          <w:szCs w:val="22"/>
        </w:rPr>
        <w:instrText xml:space="preserve"> REF _Ref78292656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w:t>
      </w:r>
      <w:r>
        <w:rPr>
          <w:b w:val="0"/>
          <w:bCs w:val="0"/>
          <w:color w:val="000000"/>
          <w:sz w:val="22"/>
          <w:szCs w:val="22"/>
        </w:rPr>
        <w:fldChar w:fldCharType="end"/>
      </w:r>
      <w:r>
        <w:rPr>
          <w:b w:val="0"/>
          <w:bCs w:val="0"/>
          <w:color w:val="auto"/>
          <w:sz w:val="22"/>
          <w:szCs w:val="22"/>
        </w:rPr>
        <w:t xml:space="preserve">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10E48B21"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Service Provider</w:t>
      </w:r>
      <w:r>
        <w:rPr>
          <w:b w:val="0"/>
          <w:bCs w:val="0"/>
          <w:color w:val="auto"/>
          <w:sz w:val="22"/>
          <w:szCs w:val="22"/>
        </w:rPr>
        <w:t xml:space="preserve"> means the person or entity identified as such in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2ABA2584"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Service Provider Hardware</w:t>
      </w:r>
      <w:r>
        <w:rPr>
          <w:b w:val="0"/>
          <w:bCs w:val="0"/>
          <w:color w:val="auto"/>
          <w:sz w:val="22"/>
          <w:szCs w:val="22"/>
        </w:rPr>
        <w:t xml:space="preserve"> means all computers, servers, handheld devices, network facilities, power supply units and peripheral devices owned, leased or rented by the Service Provider which are used by the Service Provider to provide the Services;</w:t>
      </w:r>
    </w:p>
    <w:p w14:paraId="423DF918"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Service Provider Infrastructure</w:t>
      </w:r>
      <w:r>
        <w:rPr>
          <w:b w:val="0"/>
          <w:bCs w:val="0"/>
          <w:color w:val="auto"/>
          <w:sz w:val="22"/>
          <w:szCs w:val="22"/>
        </w:rPr>
        <w:t xml:space="preserve"> means any infrastructure owned, leased or rented by the Service Provider which is used by the Service Provider to provide the Services;</w:t>
      </w:r>
    </w:p>
    <w:p w14:paraId="5E89D3C6"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Service Provider Intellectual Property</w:t>
      </w:r>
      <w:r>
        <w:rPr>
          <w:b w:val="0"/>
          <w:bCs w:val="0"/>
          <w:color w:val="auto"/>
          <w:sz w:val="22"/>
          <w:szCs w:val="22"/>
        </w:rPr>
        <w:t xml:space="preserve"> means any form of intellectual property </w:t>
      </w:r>
      <w:proofErr w:type="spellStart"/>
      <w:r>
        <w:rPr>
          <w:b w:val="0"/>
          <w:bCs w:val="0"/>
          <w:color w:val="auto"/>
          <w:sz w:val="22"/>
          <w:szCs w:val="22"/>
        </w:rPr>
        <w:t>recognised</w:t>
      </w:r>
      <w:proofErr w:type="spellEnd"/>
      <w:r>
        <w:rPr>
          <w:b w:val="0"/>
          <w:bCs w:val="0"/>
          <w:color w:val="auto"/>
          <w:sz w:val="22"/>
          <w:szCs w:val="22"/>
        </w:rPr>
        <w:t xml:space="preserve"> and protected under law which belongs to the Service Provider;</w:t>
      </w:r>
    </w:p>
    <w:p w14:paraId="688E4CC3"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Service Provider Software</w:t>
      </w:r>
      <w:r>
        <w:rPr>
          <w:b w:val="0"/>
          <w:bCs w:val="0"/>
          <w:color w:val="auto"/>
          <w:sz w:val="22"/>
          <w:szCs w:val="22"/>
        </w:rPr>
        <w:t xml:space="preserve"> means all software owned or licensed by the Service Provider which is used to provide the Services;</w:t>
      </w:r>
    </w:p>
    <w:p w14:paraId="3623BC04"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Services</w:t>
      </w:r>
      <w:r>
        <w:rPr>
          <w:b w:val="0"/>
          <w:bCs w:val="0"/>
          <w:color w:val="auto"/>
          <w:sz w:val="22"/>
          <w:szCs w:val="22"/>
        </w:rPr>
        <w:t xml:space="preserve"> means the services to be provided by the Service Provider to the Recipient as set out in clause </w:t>
      </w:r>
      <w:r>
        <w:rPr>
          <w:b w:val="0"/>
          <w:bCs w:val="0"/>
          <w:color w:val="auto"/>
          <w:sz w:val="22"/>
          <w:szCs w:val="22"/>
        </w:rPr>
        <w:fldChar w:fldCharType="begin"/>
      </w:r>
      <w:r>
        <w:rPr>
          <w:b w:val="0"/>
          <w:bCs w:val="0"/>
          <w:color w:val="auto"/>
          <w:sz w:val="22"/>
          <w:szCs w:val="22"/>
        </w:rPr>
        <w:instrText xml:space="preserve"> REF _Ref77108363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w:t>
      </w:r>
      <w:r>
        <w:rPr>
          <w:b w:val="0"/>
          <w:bCs w:val="0"/>
          <w:color w:val="000000"/>
          <w:sz w:val="22"/>
          <w:szCs w:val="22"/>
        </w:rPr>
        <w:fldChar w:fldCharType="end"/>
      </w:r>
      <w:r>
        <w:rPr>
          <w:b w:val="0"/>
          <w:bCs w:val="0"/>
          <w:color w:val="auto"/>
          <w:sz w:val="22"/>
          <w:szCs w:val="22"/>
        </w:rPr>
        <w:t xml:space="preserve">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13F0C3DE"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Signature Date</w:t>
      </w:r>
      <w:r>
        <w:rPr>
          <w:b w:val="0"/>
          <w:bCs w:val="0"/>
          <w:color w:val="auto"/>
          <w:sz w:val="22"/>
          <w:szCs w:val="22"/>
        </w:rPr>
        <w:t xml:space="preserve"> means the date of the last signature to this Agreement; and</w:t>
      </w:r>
    </w:p>
    <w:p w14:paraId="1696CA08" w14:textId="77777777" w:rsidR="00893B05" w:rsidRDefault="00F14863">
      <w:pPr>
        <w:pStyle w:val="Heading3"/>
        <w:keepNext w:val="0"/>
        <w:keepLines w:val="0"/>
        <w:numPr>
          <w:ilvl w:val="2"/>
          <w:numId w:val="11"/>
        </w:numPr>
        <w:tabs>
          <w:tab w:val="left" w:pos="1224"/>
        </w:tabs>
        <w:spacing w:before="240"/>
        <w:ind w:left="1224" w:hanging="1224"/>
        <w:rPr>
          <w:sz w:val="22"/>
          <w:szCs w:val="22"/>
        </w:rPr>
      </w:pPr>
      <w:r>
        <w:rPr>
          <w:color w:val="auto"/>
          <w:sz w:val="22"/>
          <w:szCs w:val="22"/>
        </w:rPr>
        <w:t>Third-Party Intellectual Property</w:t>
      </w:r>
      <w:r>
        <w:rPr>
          <w:b w:val="0"/>
          <w:bCs w:val="0"/>
          <w:color w:val="auto"/>
          <w:sz w:val="22"/>
          <w:szCs w:val="22"/>
        </w:rPr>
        <w:t xml:space="preserve"> means any form of intellectual property </w:t>
      </w:r>
      <w:proofErr w:type="spellStart"/>
      <w:r>
        <w:rPr>
          <w:b w:val="0"/>
          <w:bCs w:val="0"/>
          <w:color w:val="auto"/>
          <w:sz w:val="22"/>
          <w:szCs w:val="22"/>
        </w:rPr>
        <w:t>recognised</w:t>
      </w:r>
      <w:proofErr w:type="spellEnd"/>
      <w:r>
        <w:rPr>
          <w:b w:val="0"/>
          <w:bCs w:val="0"/>
          <w:color w:val="auto"/>
          <w:sz w:val="22"/>
          <w:szCs w:val="22"/>
        </w:rPr>
        <w:t xml:space="preserve"> and protected under law which belongs to a third party and is used in the Services.</w:t>
      </w:r>
    </w:p>
    <w:p w14:paraId="31D15918"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Any reference in this Agreement to</w:t>
      </w:r>
    </w:p>
    <w:p w14:paraId="4753AC6F" w14:textId="77777777" w:rsidR="00893B05" w:rsidRDefault="00F14863">
      <w:pPr>
        <w:pStyle w:val="Heading3"/>
        <w:keepNext w:val="0"/>
        <w:keepLines w:val="0"/>
        <w:numPr>
          <w:ilvl w:val="2"/>
          <w:numId w:val="12"/>
        </w:numPr>
        <w:tabs>
          <w:tab w:val="left" w:pos="1080"/>
        </w:tabs>
        <w:spacing w:before="240"/>
        <w:ind w:left="1080" w:hanging="1080"/>
        <w:rPr>
          <w:sz w:val="22"/>
          <w:szCs w:val="22"/>
        </w:rPr>
      </w:pPr>
      <w:r>
        <w:rPr>
          <w:b w:val="0"/>
          <w:bCs w:val="0"/>
          <w:color w:val="auto"/>
          <w:sz w:val="22"/>
          <w:szCs w:val="22"/>
        </w:rPr>
        <w:t xml:space="preserve">a </w:t>
      </w:r>
      <w:r>
        <w:rPr>
          <w:color w:val="auto"/>
          <w:sz w:val="22"/>
          <w:szCs w:val="22"/>
        </w:rPr>
        <w:t>clause</w:t>
      </w:r>
      <w:r>
        <w:rPr>
          <w:b w:val="0"/>
          <w:bCs w:val="0"/>
          <w:color w:val="auto"/>
          <w:sz w:val="22"/>
          <w:szCs w:val="22"/>
        </w:rPr>
        <w:t xml:space="preserve"> is, subject to any contrary indication, construed as a reference to a clause of this Agreement;</w:t>
      </w:r>
    </w:p>
    <w:p w14:paraId="700AF96F" w14:textId="77777777" w:rsidR="00893B05" w:rsidRDefault="00F14863">
      <w:pPr>
        <w:pStyle w:val="Heading3"/>
        <w:keepNext w:val="0"/>
        <w:keepLines w:val="0"/>
        <w:numPr>
          <w:ilvl w:val="2"/>
          <w:numId w:val="12"/>
        </w:numPr>
        <w:tabs>
          <w:tab w:val="left" w:pos="1080"/>
        </w:tabs>
        <w:spacing w:before="240"/>
        <w:ind w:left="1080" w:hanging="1080"/>
        <w:rPr>
          <w:sz w:val="22"/>
          <w:szCs w:val="22"/>
        </w:rPr>
      </w:pPr>
      <w:r>
        <w:rPr>
          <w:color w:val="auto"/>
          <w:sz w:val="22"/>
          <w:szCs w:val="22"/>
        </w:rPr>
        <w:t>law</w:t>
      </w:r>
      <w:r>
        <w:rPr>
          <w:b w:val="0"/>
          <w:bCs w:val="0"/>
          <w:color w:val="auto"/>
          <w:sz w:val="22"/>
          <w:szCs w:val="22"/>
        </w:rPr>
        <w:t xml:space="preserve"> is construed as any law including common law, statute, constitution, decree, judgment, treaty, regulation, directive, by-law, order or any other measure of any government, local government, statutory or regulatory body or court having the force of law; and</w:t>
      </w:r>
    </w:p>
    <w:p w14:paraId="701012BA" w14:textId="77777777" w:rsidR="00893B05" w:rsidRDefault="00F14863">
      <w:pPr>
        <w:pStyle w:val="Heading3"/>
        <w:keepNext w:val="0"/>
        <w:keepLines w:val="0"/>
        <w:numPr>
          <w:ilvl w:val="2"/>
          <w:numId w:val="12"/>
        </w:numPr>
        <w:tabs>
          <w:tab w:val="left" w:pos="1080"/>
        </w:tabs>
        <w:spacing w:before="240"/>
        <w:ind w:left="1080" w:hanging="1080"/>
        <w:rPr>
          <w:sz w:val="22"/>
          <w:szCs w:val="22"/>
        </w:rPr>
      </w:pPr>
      <w:r>
        <w:rPr>
          <w:color w:val="auto"/>
          <w:sz w:val="22"/>
          <w:szCs w:val="22"/>
        </w:rPr>
        <w:t>person</w:t>
      </w:r>
      <w:r>
        <w:rPr>
          <w:b w:val="0"/>
          <w:bCs w:val="0"/>
          <w:color w:val="auto"/>
          <w:sz w:val="22"/>
          <w:szCs w:val="22"/>
        </w:rPr>
        <w:t xml:space="preserve"> is construed as a reference to any natural or juristic person, firm, company, corporation, government, state, agency or organ of a state, association, trust or partnership (whether or not having separate legal personality).</w:t>
      </w:r>
      <w:bookmarkStart w:id="27" w:name="_Toc166388925"/>
      <w:bookmarkStart w:id="28" w:name="_Toc166389144"/>
    </w:p>
    <w:p w14:paraId="33AB7011"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Where a word or expression is given a particular meaning, other parts of speech and grammatical forms of that word or expression have a corresponding meaning.</w:t>
      </w:r>
      <w:bookmarkEnd w:id="27"/>
      <w:bookmarkEnd w:id="28"/>
    </w:p>
    <w:p w14:paraId="52F717D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headings do not govern or affect the interpretation of this Agreement.</w:t>
      </w:r>
    </w:p>
    <w:p w14:paraId="6C596605"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If any provision in a definition confers rights, or imposes obligations on any Party, effect is given to it as a substantive provision of this Agreement.</w:t>
      </w:r>
    </w:p>
    <w:p w14:paraId="3CABB76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Unless the context indicates otherwise an expression which denotes any gender includes both the others; reference to a natural person includes a juristic person; the singular includes the plural, and the plural includes the singular.</w:t>
      </w:r>
      <w:bookmarkStart w:id="29" w:name="_Ref306713413"/>
    </w:p>
    <w:p w14:paraId="22A74E9F"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lastRenderedPageBreak/>
        <w:t>Any number of days prescribed in this Agreement excludes the first day and includes the last day and any relevant action or notice may be validly done or given on the last day.</w:t>
      </w:r>
      <w:bookmarkEnd w:id="29"/>
    </w:p>
    <w:p w14:paraId="077FF4B2"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Unless the context indicates otherwise if the day for payment of any amount or performance of any obligation falls on a day which is not a Business Day, that day will be the next Business Day.</w:t>
      </w:r>
    </w:p>
    <w:p w14:paraId="52DAF65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words “including” and “in particular” are without limitation.</w:t>
      </w:r>
    </w:p>
    <w:p w14:paraId="3529C28C"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Any reference to legislation is to that legislation as at the Signature Date, as amended or replaced from time to time.</w:t>
      </w:r>
    </w:p>
    <w:p w14:paraId="1E194543"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Any reference to a document or instrument includes the document or instrument as ceded, delegated, novated, altered, supplemented or replaced from time to time.</w:t>
      </w:r>
    </w:p>
    <w:p w14:paraId="4A82CAF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 reference to a Party includes that Party’s successors-in-title and permitted assigns.</w:t>
      </w:r>
    </w:p>
    <w:p w14:paraId="16B26032"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 time of day must be construed as a reference to Johannesburg time.</w:t>
      </w:r>
    </w:p>
    <w:p w14:paraId="5421238C"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rule of interpretation that, in the event of ambiguity, the contract must be interpreted against the party responsible for the drafting of the contract does not apply.</w:t>
      </w:r>
    </w:p>
    <w:p w14:paraId="165D9358"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termination of this Agreement does not affect those of its provisions which expressly provide that they will operate after termination, or which must continue to have effect after termination, or which must by implication continue to have effect after termination.</w:t>
      </w:r>
    </w:p>
    <w:p w14:paraId="1EEA5683" w14:textId="77777777" w:rsidR="00893B05" w:rsidRDefault="00F14863">
      <w:pPr>
        <w:pStyle w:val="Heading1"/>
        <w:keepLines w:val="0"/>
        <w:numPr>
          <w:ilvl w:val="0"/>
          <w:numId w:val="11"/>
        </w:numPr>
        <w:tabs>
          <w:tab w:val="left" w:pos="360"/>
        </w:tabs>
        <w:spacing w:before="360"/>
        <w:ind w:left="360" w:hanging="360"/>
        <w:rPr>
          <w:sz w:val="22"/>
          <w:szCs w:val="22"/>
        </w:rPr>
      </w:pPr>
      <w:bookmarkStart w:id="30" w:name="_Toc81312081"/>
      <w:bookmarkStart w:id="31" w:name="_Toc136329466"/>
      <w:bookmarkStart w:id="32" w:name="_Toc277247581"/>
      <w:bookmarkStart w:id="33" w:name="_Toc389755000"/>
      <w:bookmarkStart w:id="34" w:name="_Toc419981594"/>
      <w:bookmarkStart w:id="35" w:name="_Toc418692601"/>
      <w:bookmarkStart w:id="36" w:name="_Toc427930825"/>
      <w:bookmarkStart w:id="37" w:name="_Toc22036501"/>
      <w:bookmarkStart w:id="38" w:name="_Toc47522788"/>
      <w:r>
        <w:rPr>
          <w:color w:val="auto"/>
          <w:sz w:val="22"/>
          <w:szCs w:val="22"/>
        </w:rPr>
        <w:t>Order of precedence</w:t>
      </w:r>
      <w:bookmarkEnd w:id="30"/>
    </w:p>
    <w:p w14:paraId="1F059444" w14:textId="77777777" w:rsidR="00893B05" w:rsidRDefault="00F14863">
      <w:pPr>
        <w:pStyle w:val="Heading2"/>
        <w:keepNext w:val="0"/>
        <w:keepLines w:val="0"/>
        <w:spacing w:before="240"/>
        <w:ind w:firstLine="360"/>
        <w:rPr>
          <w:sz w:val="22"/>
          <w:szCs w:val="22"/>
        </w:rPr>
      </w:pPr>
      <w:r>
        <w:rPr>
          <w:b w:val="0"/>
          <w:bCs w:val="0"/>
          <w:color w:val="auto"/>
          <w:sz w:val="22"/>
          <w:szCs w:val="22"/>
        </w:rPr>
        <w:t>If there is a conflict in meaning between:</w:t>
      </w:r>
    </w:p>
    <w:p w14:paraId="3415C2C8"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 xml:space="preserve">) and </w:t>
      </w:r>
      <w:r>
        <w:rPr>
          <w:color w:val="auto"/>
          <w:sz w:val="22"/>
          <w:szCs w:val="22"/>
        </w:rPr>
        <w:t>Part B</w:t>
      </w:r>
      <w:r>
        <w:rPr>
          <w:b w:val="0"/>
          <w:bCs w:val="0"/>
          <w:color w:val="auto"/>
          <w:sz w:val="22"/>
          <w:szCs w:val="22"/>
        </w:rPr>
        <w:t xml:space="preserve"> (</w:t>
      </w:r>
      <w:r>
        <w:rPr>
          <w:b w:val="0"/>
          <w:bCs w:val="0"/>
          <w:i/>
          <w:iCs/>
          <w:color w:val="auto"/>
          <w:sz w:val="22"/>
          <w:szCs w:val="22"/>
        </w:rPr>
        <w:t>Terms and Conditions</w:t>
      </w:r>
      <w:r>
        <w:rPr>
          <w:b w:val="0"/>
          <w:bCs w:val="0"/>
          <w:color w:val="auto"/>
          <w:sz w:val="22"/>
          <w:szCs w:val="22"/>
        </w:rPr>
        <w:t xml:space="preserve">) the provisions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 shall prevail;</w:t>
      </w:r>
    </w:p>
    <w:p w14:paraId="41DE3079"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provisions of any schedule and/or annexure to this Agreement and the provisions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 xml:space="preserve">) and/or </w:t>
      </w:r>
      <w:r>
        <w:rPr>
          <w:color w:val="auto"/>
          <w:sz w:val="22"/>
          <w:szCs w:val="22"/>
        </w:rPr>
        <w:t>Part B</w:t>
      </w:r>
      <w:r>
        <w:rPr>
          <w:b w:val="0"/>
          <w:bCs w:val="0"/>
          <w:color w:val="auto"/>
          <w:sz w:val="22"/>
          <w:szCs w:val="22"/>
        </w:rPr>
        <w:t xml:space="preserve"> (</w:t>
      </w:r>
      <w:r>
        <w:rPr>
          <w:b w:val="0"/>
          <w:bCs w:val="0"/>
          <w:i/>
          <w:iCs/>
          <w:color w:val="auto"/>
          <w:sz w:val="22"/>
          <w:szCs w:val="22"/>
        </w:rPr>
        <w:t>Terms and Conditions</w:t>
      </w:r>
      <w:r>
        <w:rPr>
          <w:b w:val="0"/>
          <w:bCs w:val="0"/>
          <w:color w:val="auto"/>
          <w:sz w:val="22"/>
          <w:szCs w:val="22"/>
        </w:rPr>
        <w:t xml:space="preserve">), the provisions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 xml:space="preserve">) and/or </w:t>
      </w:r>
      <w:r>
        <w:rPr>
          <w:color w:val="auto"/>
          <w:sz w:val="22"/>
          <w:szCs w:val="22"/>
        </w:rPr>
        <w:t>Part B</w:t>
      </w:r>
      <w:r>
        <w:rPr>
          <w:b w:val="0"/>
          <w:bCs w:val="0"/>
          <w:color w:val="auto"/>
          <w:sz w:val="22"/>
          <w:szCs w:val="22"/>
        </w:rPr>
        <w:t xml:space="preserve"> (</w:t>
      </w:r>
      <w:r>
        <w:rPr>
          <w:b w:val="0"/>
          <w:bCs w:val="0"/>
          <w:i/>
          <w:iCs/>
          <w:color w:val="auto"/>
          <w:sz w:val="22"/>
          <w:szCs w:val="22"/>
        </w:rPr>
        <w:t>Terms and Conditions</w:t>
      </w:r>
      <w:r>
        <w:rPr>
          <w:b w:val="0"/>
          <w:bCs w:val="0"/>
          <w:color w:val="auto"/>
          <w:sz w:val="22"/>
          <w:szCs w:val="22"/>
        </w:rPr>
        <w:t>)</w:t>
      </w:r>
      <w:r>
        <w:rPr>
          <w:b w:val="0"/>
          <w:bCs w:val="0"/>
          <w:i/>
          <w:iCs/>
          <w:color w:val="auto"/>
          <w:sz w:val="22"/>
          <w:szCs w:val="22"/>
        </w:rPr>
        <w:t xml:space="preserve"> </w:t>
      </w:r>
      <w:r>
        <w:rPr>
          <w:b w:val="0"/>
          <w:bCs w:val="0"/>
          <w:color w:val="auto"/>
          <w:sz w:val="22"/>
          <w:szCs w:val="22"/>
        </w:rPr>
        <w:t>(as the case may be) will prevail unless the relevant schedule and/or annexure expressly states that it prevails; and/or</w:t>
      </w:r>
    </w:p>
    <w:p w14:paraId="03F6662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provisions of any one annexure and/or schedule and the provisions of any other annexure and/or schedule, the annexure and/or schedule with the greater focus on the area of conflict has primacy.</w:t>
      </w:r>
    </w:p>
    <w:p w14:paraId="1EBAAC7C" w14:textId="77777777" w:rsidR="00893B05" w:rsidRDefault="00F14863">
      <w:pPr>
        <w:pStyle w:val="Heading1"/>
        <w:keepLines w:val="0"/>
        <w:numPr>
          <w:ilvl w:val="0"/>
          <w:numId w:val="11"/>
        </w:numPr>
        <w:tabs>
          <w:tab w:val="left" w:pos="360"/>
        </w:tabs>
        <w:spacing w:before="360"/>
        <w:ind w:left="360" w:hanging="360"/>
        <w:rPr>
          <w:sz w:val="22"/>
          <w:szCs w:val="22"/>
        </w:rPr>
      </w:pPr>
      <w:bookmarkStart w:id="39" w:name="_Toc81312082"/>
      <w:r>
        <w:rPr>
          <w:color w:val="auto"/>
          <w:sz w:val="22"/>
          <w:szCs w:val="22"/>
        </w:rPr>
        <w:t>Appointment</w:t>
      </w:r>
      <w:bookmarkEnd w:id="31"/>
      <w:bookmarkEnd w:id="32"/>
      <w:bookmarkEnd w:id="33"/>
      <w:bookmarkEnd w:id="34"/>
      <w:bookmarkEnd w:id="35"/>
      <w:bookmarkEnd w:id="36"/>
      <w:bookmarkEnd w:id="37"/>
      <w:bookmarkEnd w:id="39"/>
    </w:p>
    <w:p w14:paraId="7A77C63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Recipient hereby appoints the Service Provider as an independent contractor to </w:t>
      </w:r>
      <w:bookmarkStart w:id="40" w:name="_Ref103401117"/>
      <w:r>
        <w:rPr>
          <w:b w:val="0"/>
          <w:bCs w:val="0"/>
          <w:color w:val="auto"/>
          <w:sz w:val="22"/>
          <w:szCs w:val="22"/>
        </w:rPr>
        <w:t>provide the Services, from time to time, for the duration of this Agreement.</w:t>
      </w:r>
    </w:p>
    <w:p w14:paraId="5FFD376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hereby accepts the appointment and undertakes to perform </w:t>
      </w:r>
      <w:bookmarkStart w:id="41" w:name="_Ref69717659"/>
      <w:bookmarkStart w:id="42" w:name="_Ref91576292"/>
      <w:bookmarkEnd w:id="40"/>
      <w:r>
        <w:rPr>
          <w:b w:val="0"/>
          <w:bCs w:val="0"/>
          <w:color w:val="auto"/>
          <w:sz w:val="22"/>
          <w:szCs w:val="22"/>
        </w:rPr>
        <w:t>its obligations in accordance with the terms and subject to the conditions of this Agreement.</w:t>
      </w:r>
    </w:p>
    <w:p w14:paraId="10424BA6"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In consideration for the performance of the Services in accordance with the terms of this Agreement, the Recipient shall pay the Charges to the Service Provider.</w:t>
      </w:r>
      <w:bookmarkEnd w:id="41"/>
      <w:bookmarkEnd w:id="42"/>
    </w:p>
    <w:p w14:paraId="5A5CD6C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lastRenderedPageBreak/>
        <w:t xml:space="preserve">In accordance with the provisions of clause </w:t>
      </w:r>
      <w:r>
        <w:rPr>
          <w:b w:val="0"/>
          <w:bCs w:val="0"/>
          <w:color w:val="auto"/>
          <w:sz w:val="22"/>
          <w:szCs w:val="22"/>
        </w:rPr>
        <w:fldChar w:fldCharType="begin"/>
      </w:r>
      <w:r>
        <w:rPr>
          <w:b w:val="0"/>
          <w:bCs w:val="0"/>
          <w:color w:val="auto"/>
          <w:sz w:val="22"/>
          <w:szCs w:val="22"/>
        </w:rPr>
        <w:instrText xml:space="preserve"> REF _Ref80688415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5.4</w:t>
      </w:r>
      <w:r>
        <w:rPr>
          <w:b w:val="0"/>
          <w:bCs w:val="0"/>
          <w:color w:val="000000"/>
          <w:sz w:val="22"/>
          <w:szCs w:val="22"/>
        </w:rPr>
        <w:fldChar w:fldCharType="end"/>
      </w:r>
      <w:r>
        <w:rPr>
          <w:b w:val="0"/>
          <w:bCs w:val="0"/>
          <w:color w:val="auto"/>
          <w:sz w:val="22"/>
          <w:szCs w:val="22"/>
        </w:rPr>
        <w:t xml:space="preserve"> below, notwithstanding anything to the contrary, nothing contained in this Agreement shall preclude the Recipient from procuring any other and/or similar services to the Services from any other supplier.</w:t>
      </w:r>
    </w:p>
    <w:p w14:paraId="36A76D7A" w14:textId="77777777" w:rsidR="00893B05" w:rsidRDefault="00F14863">
      <w:pPr>
        <w:pStyle w:val="Heading1"/>
        <w:keepLines w:val="0"/>
        <w:numPr>
          <w:ilvl w:val="0"/>
          <w:numId w:val="11"/>
        </w:numPr>
        <w:tabs>
          <w:tab w:val="left" w:pos="360"/>
        </w:tabs>
        <w:spacing w:before="360"/>
        <w:ind w:left="360" w:hanging="360"/>
        <w:rPr>
          <w:sz w:val="22"/>
          <w:szCs w:val="22"/>
        </w:rPr>
      </w:pPr>
      <w:bookmarkStart w:id="43" w:name="_Toc47522799"/>
      <w:bookmarkStart w:id="44" w:name="_Toc81312083"/>
      <w:r>
        <w:rPr>
          <w:color w:val="auto"/>
          <w:sz w:val="22"/>
          <w:szCs w:val="22"/>
        </w:rPr>
        <w:t>Consideration and payment terms</w:t>
      </w:r>
      <w:bookmarkEnd w:id="43"/>
      <w:bookmarkEnd w:id="44"/>
    </w:p>
    <w:p w14:paraId="501FA01C"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i/>
          <w:iCs/>
          <w:color w:val="auto"/>
          <w:sz w:val="22"/>
          <w:szCs w:val="22"/>
        </w:rPr>
        <w:t>General</w:t>
      </w:r>
    </w:p>
    <w:p w14:paraId="684E3440"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As consideration for the Services, the Service Provider will be paid the Charges which Charges are exclusive of: </w:t>
      </w:r>
    </w:p>
    <w:p w14:paraId="1B37728A"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VAT which is payable by the Recipient subject to receipt by it of an invoice compliant with the Value Added Tax Act, 1991 (“</w:t>
      </w:r>
      <w:r>
        <w:rPr>
          <w:color w:val="auto"/>
          <w:sz w:val="22"/>
          <w:szCs w:val="22"/>
        </w:rPr>
        <w:t>VAT Act</w:t>
      </w:r>
      <w:r>
        <w:rPr>
          <w:b w:val="0"/>
          <w:bCs w:val="0"/>
          <w:color w:val="auto"/>
          <w:sz w:val="22"/>
          <w:szCs w:val="22"/>
        </w:rPr>
        <w:t xml:space="preserve">”); and </w:t>
      </w:r>
    </w:p>
    <w:p w14:paraId="3931D234"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 xml:space="preserve">any other taxes and duties which are levied on the supply of the Services but excluding taxes based on the Service Provider’s income. </w:t>
      </w:r>
    </w:p>
    <w:p w14:paraId="4759E5F7"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Unless otherwise agreed between the Parties in writing, the Charges are all-inclusive and the Recipient shall not be under any obligation to effect payment of any other amounts whatsoever to the Service Provider in respect of the Services.</w:t>
      </w:r>
    </w:p>
    <w:p w14:paraId="5ED7FCBC"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All payments will be made within 30 (thirty) days of receipt by the Recipient of a complete and correct invoice from the Service Provider which:</w:t>
      </w:r>
    </w:p>
    <w:p w14:paraId="1F07A77E"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 xml:space="preserve">complies with the VAT Act; </w:t>
      </w:r>
    </w:p>
    <w:p w14:paraId="03B15588"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states that it is in respect of this Agreement; and</w:t>
      </w:r>
    </w:p>
    <w:p w14:paraId="452B0431"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is supported by all applicable and relevant supporting documentation including, but not limited to, duly completed timesheets and/or proofs of delivery and/or signed acceptance forms.</w:t>
      </w:r>
    </w:p>
    <w:p w14:paraId="1E4CB813"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All payments will be made by way of electronic funds transfer into the Service Provider’s bank account as detailed in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 or such other bank account as the Service Provider may nominate in writing from time to time.</w:t>
      </w:r>
    </w:p>
    <w:p w14:paraId="003E7671"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Service Provider will maintain complete and accurate records of, and supporting documentation for, all amounts invoiced and paid under this Agreement, in accordance with generally accepted accounting principles and will make these available for reasonable review to the Recipient or its auditors in terms of clause </w:t>
      </w:r>
      <w:r>
        <w:rPr>
          <w:b w:val="0"/>
          <w:bCs w:val="0"/>
          <w:color w:val="auto"/>
          <w:sz w:val="22"/>
          <w:szCs w:val="22"/>
        </w:rPr>
        <w:fldChar w:fldCharType="begin"/>
      </w:r>
      <w:r>
        <w:rPr>
          <w:b w:val="0"/>
          <w:bCs w:val="0"/>
          <w:color w:val="auto"/>
          <w:sz w:val="22"/>
          <w:szCs w:val="22"/>
        </w:rPr>
        <w:instrText xml:space="preserve"> REF _Ref78295567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20</w:t>
      </w:r>
      <w:r>
        <w:rPr>
          <w:b w:val="0"/>
          <w:bCs w:val="0"/>
          <w:color w:val="000000"/>
          <w:sz w:val="22"/>
          <w:szCs w:val="22"/>
        </w:rPr>
        <w:fldChar w:fldCharType="end"/>
      </w:r>
      <w:r>
        <w:rPr>
          <w:b w:val="0"/>
          <w:bCs w:val="0"/>
          <w:color w:val="auto"/>
          <w:sz w:val="22"/>
          <w:szCs w:val="22"/>
        </w:rPr>
        <w:t>.</w:t>
      </w:r>
    </w:p>
    <w:p w14:paraId="77526FBD"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i/>
          <w:iCs/>
          <w:color w:val="auto"/>
          <w:sz w:val="22"/>
          <w:szCs w:val="22"/>
        </w:rPr>
        <w:t>Billing Disputes</w:t>
      </w:r>
    </w:p>
    <w:p w14:paraId="3095A9B0" w14:textId="67E57E8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If the Recipient notifies the Service Provider prior to the due date for payment that it disputes, in good faith, a part or the whole of any invoice, the Recipient will be entitled to withhold payment of the disputed amount only.  Such notification shall be delivered to the Service Provider in writing.  The Parties will negotiate in good faith to resolve the dispute.  Failing resolution within 7 (seven) days after receipt by the Service Provider of the Recipient’s written notification, the dispute will be resolved in accordance with clause </w:t>
      </w:r>
      <w:r>
        <w:rPr>
          <w:b w:val="0"/>
          <w:bCs w:val="0"/>
          <w:color w:val="auto"/>
          <w:sz w:val="22"/>
          <w:szCs w:val="22"/>
        </w:rPr>
        <w:fldChar w:fldCharType="begin"/>
      </w:r>
      <w:r>
        <w:rPr>
          <w:b w:val="0"/>
          <w:bCs w:val="0"/>
          <w:color w:val="auto"/>
          <w:sz w:val="22"/>
          <w:szCs w:val="22"/>
        </w:rPr>
        <w:instrText xml:space="preserve"> REF _Ref312160221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30</w:t>
      </w:r>
      <w:r>
        <w:rPr>
          <w:b w:val="0"/>
          <w:bCs w:val="0"/>
          <w:color w:val="000000"/>
          <w:sz w:val="22"/>
          <w:szCs w:val="22"/>
        </w:rPr>
        <w:fldChar w:fldCharType="end"/>
      </w:r>
      <w:r>
        <w:rPr>
          <w:b w:val="0"/>
          <w:bCs w:val="0"/>
          <w:color w:val="auto"/>
          <w:sz w:val="22"/>
          <w:szCs w:val="22"/>
        </w:rPr>
        <w:t xml:space="preserve">.  Any adjustment to invoiced amounts arising as a result of such resolution will be reflected, so far as practicable, in the Service Provider’s next invoice to the Recipient. </w:t>
      </w:r>
    </w:p>
    <w:p w14:paraId="789B88BF"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lastRenderedPageBreak/>
        <w:t>Nothing in this Agreement will preclude the Recipient from claiming repayment of any amount incorrectly paid to the Service Provider notwithstanding that no dispute was previously noted.</w:t>
      </w:r>
    </w:p>
    <w:p w14:paraId="01D9EFFE" w14:textId="77777777" w:rsidR="00893B05" w:rsidRDefault="00F14863">
      <w:pPr>
        <w:pStyle w:val="Heading1"/>
        <w:keepLines w:val="0"/>
        <w:numPr>
          <w:ilvl w:val="0"/>
          <w:numId w:val="11"/>
        </w:numPr>
        <w:tabs>
          <w:tab w:val="left" w:pos="360"/>
        </w:tabs>
        <w:spacing w:before="360"/>
        <w:ind w:left="360" w:hanging="360"/>
        <w:rPr>
          <w:sz w:val="22"/>
          <w:szCs w:val="22"/>
        </w:rPr>
      </w:pPr>
      <w:bookmarkStart w:id="45" w:name="_Toc47428507"/>
      <w:bookmarkStart w:id="46" w:name="_Toc47522789"/>
      <w:bookmarkStart w:id="47" w:name="_Toc81312084"/>
      <w:bookmarkEnd w:id="38"/>
      <w:bookmarkEnd w:id="45"/>
      <w:r>
        <w:rPr>
          <w:color w:val="auto"/>
          <w:sz w:val="22"/>
          <w:szCs w:val="22"/>
        </w:rPr>
        <w:t>No partnership</w:t>
      </w:r>
      <w:bookmarkEnd w:id="46"/>
      <w:r>
        <w:rPr>
          <w:color w:val="auto"/>
          <w:sz w:val="22"/>
          <w:szCs w:val="22"/>
        </w:rPr>
        <w:t xml:space="preserve"> and no exclusivity</w:t>
      </w:r>
      <w:bookmarkEnd w:id="47"/>
    </w:p>
    <w:p w14:paraId="20D8864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Service Provider, in providing the Services hereunder, is acting as an independent contractor.  This Agreement does not create a partnership, joint venture or agency between the Service Provider and the Recipient.</w:t>
      </w:r>
    </w:p>
    <w:p w14:paraId="2DA3B1E1"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Nothing contained in this Agreement shall be construed as:</w:t>
      </w:r>
    </w:p>
    <w:p w14:paraId="7BEBC0AD" w14:textId="77777777" w:rsidR="00893B05" w:rsidRDefault="00F14863">
      <w:pPr>
        <w:pStyle w:val="Heading3"/>
        <w:keepNext w:val="0"/>
        <w:keepLines w:val="0"/>
        <w:numPr>
          <w:ilvl w:val="2"/>
          <w:numId w:val="11"/>
        </w:numPr>
        <w:tabs>
          <w:tab w:val="left" w:pos="1080"/>
        </w:tabs>
        <w:spacing w:before="240"/>
        <w:ind w:left="1080" w:hanging="1080"/>
        <w:rPr>
          <w:sz w:val="22"/>
          <w:szCs w:val="22"/>
        </w:rPr>
      </w:pPr>
      <w:proofErr w:type="spellStart"/>
      <w:r>
        <w:rPr>
          <w:b w:val="0"/>
          <w:bCs w:val="0"/>
          <w:color w:val="auto"/>
          <w:sz w:val="22"/>
          <w:szCs w:val="22"/>
        </w:rPr>
        <w:t>authorising</w:t>
      </w:r>
      <w:proofErr w:type="spellEnd"/>
      <w:r>
        <w:rPr>
          <w:b w:val="0"/>
          <w:bCs w:val="0"/>
          <w:color w:val="auto"/>
          <w:sz w:val="22"/>
          <w:szCs w:val="22"/>
        </w:rPr>
        <w:t xml:space="preserve"> a Party to enter into contracts, undertakings or arrangements for and on behalf of the other Party, or to bind the other Party or the credit of the other Party in any way whatsoever, other than as expressly provided for herein; or</w:t>
      </w:r>
    </w:p>
    <w:p w14:paraId="1E4BB90A" w14:textId="77777777" w:rsidR="00893B05" w:rsidRDefault="00F14863">
      <w:pPr>
        <w:pStyle w:val="Heading3"/>
        <w:keepNext w:val="0"/>
        <w:keepLines w:val="0"/>
        <w:numPr>
          <w:ilvl w:val="2"/>
          <w:numId w:val="11"/>
        </w:numPr>
        <w:tabs>
          <w:tab w:val="left" w:pos="1080"/>
        </w:tabs>
        <w:spacing w:before="240"/>
        <w:ind w:left="1080" w:hanging="1080"/>
        <w:rPr>
          <w:sz w:val="22"/>
          <w:szCs w:val="22"/>
        </w:rPr>
      </w:pPr>
      <w:proofErr w:type="spellStart"/>
      <w:r>
        <w:rPr>
          <w:b w:val="0"/>
          <w:bCs w:val="0"/>
          <w:color w:val="auto"/>
          <w:sz w:val="22"/>
          <w:szCs w:val="22"/>
        </w:rPr>
        <w:t>authorising</w:t>
      </w:r>
      <w:proofErr w:type="spellEnd"/>
      <w:r>
        <w:rPr>
          <w:b w:val="0"/>
          <w:bCs w:val="0"/>
          <w:color w:val="auto"/>
          <w:sz w:val="22"/>
          <w:szCs w:val="22"/>
        </w:rPr>
        <w:t xml:space="preserve"> a Party to act as the other Party’s agent or representative for any purpose.</w:t>
      </w:r>
    </w:p>
    <w:p w14:paraId="5A0688C7"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Neither Party shall be liable for the debts of the other Party, howsoever incurred.</w:t>
      </w:r>
    </w:p>
    <w:p w14:paraId="47BA1375"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48" w:name="_Ref80688415"/>
      <w:r>
        <w:rPr>
          <w:b w:val="0"/>
          <w:bCs w:val="0"/>
          <w:color w:val="auto"/>
          <w:sz w:val="22"/>
          <w:szCs w:val="22"/>
        </w:rPr>
        <w:t>The Service Provider specifically acknowledges and agrees that this Agreement does not establish an exclusive arrangement and that the Recipient is entitled to engage any one or more other third party/</w:t>
      </w:r>
      <w:proofErr w:type="spellStart"/>
      <w:r>
        <w:rPr>
          <w:b w:val="0"/>
          <w:bCs w:val="0"/>
          <w:color w:val="auto"/>
          <w:sz w:val="22"/>
          <w:szCs w:val="22"/>
        </w:rPr>
        <w:t>ies</w:t>
      </w:r>
      <w:proofErr w:type="spellEnd"/>
      <w:r>
        <w:rPr>
          <w:b w:val="0"/>
          <w:bCs w:val="0"/>
          <w:color w:val="auto"/>
          <w:sz w:val="22"/>
          <w:szCs w:val="22"/>
        </w:rPr>
        <w:t xml:space="preserve"> to provide all or any of the Services and/or any other services which are similar to the Services.</w:t>
      </w:r>
      <w:bookmarkEnd w:id="48"/>
    </w:p>
    <w:p w14:paraId="2EE15E71" w14:textId="77777777" w:rsidR="00893B05" w:rsidRDefault="00F14863">
      <w:pPr>
        <w:pStyle w:val="Heading1"/>
        <w:keepLines w:val="0"/>
        <w:numPr>
          <w:ilvl w:val="0"/>
          <w:numId w:val="11"/>
        </w:numPr>
        <w:tabs>
          <w:tab w:val="left" w:pos="360"/>
        </w:tabs>
        <w:spacing w:before="360"/>
        <w:ind w:left="360" w:hanging="360"/>
        <w:rPr>
          <w:sz w:val="22"/>
          <w:szCs w:val="22"/>
        </w:rPr>
      </w:pPr>
      <w:bookmarkStart w:id="49" w:name="_Ref47425960"/>
      <w:bookmarkStart w:id="50" w:name="_Toc47522790"/>
      <w:bookmarkStart w:id="51" w:name="_Toc81312085"/>
      <w:r>
        <w:rPr>
          <w:color w:val="auto"/>
          <w:sz w:val="22"/>
          <w:szCs w:val="22"/>
        </w:rPr>
        <w:t>Duration</w:t>
      </w:r>
      <w:bookmarkEnd w:id="49"/>
      <w:bookmarkEnd w:id="50"/>
      <w:bookmarkEnd w:id="51"/>
    </w:p>
    <w:p w14:paraId="16F0DA23"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This Agreement shall commence on the Commencement Date and thereafter shall subsist for the period stated in clause </w:t>
      </w:r>
      <w:r>
        <w:rPr>
          <w:b w:val="0"/>
          <w:bCs w:val="0"/>
          <w:color w:val="auto"/>
          <w:sz w:val="22"/>
          <w:szCs w:val="22"/>
        </w:rPr>
        <w:fldChar w:fldCharType="begin"/>
      </w:r>
      <w:r>
        <w:rPr>
          <w:b w:val="0"/>
          <w:bCs w:val="0"/>
          <w:color w:val="auto"/>
          <w:sz w:val="22"/>
          <w:szCs w:val="22"/>
        </w:rPr>
        <w:instrText xml:space="preserve"> REF _Ref78293405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5</w:t>
      </w:r>
      <w:r>
        <w:rPr>
          <w:b w:val="0"/>
          <w:bCs w:val="0"/>
          <w:color w:val="000000"/>
          <w:sz w:val="22"/>
          <w:szCs w:val="22"/>
        </w:rPr>
        <w:fldChar w:fldCharType="end"/>
      </w:r>
      <w:r>
        <w:rPr>
          <w:b w:val="0"/>
          <w:bCs w:val="0"/>
          <w:color w:val="auto"/>
          <w:sz w:val="22"/>
          <w:szCs w:val="22"/>
        </w:rPr>
        <w:t xml:space="preserve">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bookmarkStart w:id="52" w:name="_Ref312060194"/>
    </w:p>
    <w:p w14:paraId="30ED3653" w14:textId="38981738" w:rsidR="00893B05" w:rsidRDefault="00F14863">
      <w:pPr>
        <w:pStyle w:val="Heading2"/>
        <w:keepNext w:val="0"/>
        <w:keepLines w:val="0"/>
        <w:numPr>
          <w:ilvl w:val="1"/>
          <w:numId w:val="11"/>
        </w:numPr>
        <w:tabs>
          <w:tab w:val="left" w:pos="720"/>
        </w:tabs>
        <w:spacing w:before="240"/>
        <w:ind w:left="720" w:hanging="720"/>
        <w:rPr>
          <w:sz w:val="22"/>
          <w:szCs w:val="22"/>
        </w:rPr>
      </w:pPr>
      <w:r w:rsidRPr="00235AA2">
        <w:rPr>
          <w:b w:val="0"/>
          <w:bCs w:val="0"/>
          <w:color w:val="auto"/>
          <w:sz w:val="22"/>
          <w:szCs w:val="22"/>
        </w:rPr>
        <w:t xml:space="preserve">This Agreement may be terminated by the Recipient at any time on </w:t>
      </w:r>
      <w:r w:rsidR="00235AA2">
        <w:rPr>
          <w:b w:val="0"/>
          <w:bCs w:val="0"/>
          <w:color w:val="auto"/>
          <w:sz w:val="22"/>
          <w:szCs w:val="22"/>
        </w:rPr>
        <w:t>90</w:t>
      </w:r>
      <w:r w:rsidRPr="00235AA2">
        <w:rPr>
          <w:b w:val="0"/>
          <w:bCs w:val="0"/>
          <w:color w:val="auto"/>
          <w:sz w:val="22"/>
          <w:szCs w:val="22"/>
        </w:rPr>
        <w:t xml:space="preserve"> (</w:t>
      </w:r>
      <w:r w:rsidR="00235AA2">
        <w:rPr>
          <w:b w:val="0"/>
          <w:bCs w:val="0"/>
          <w:color w:val="auto"/>
          <w:sz w:val="22"/>
          <w:szCs w:val="22"/>
        </w:rPr>
        <w:t>ninety</w:t>
      </w:r>
      <w:r w:rsidRPr="00235AA2">
        <w:rPr>
          <w:b w:val="0"/>
          <w:bCs w:val="0"/>
          <w:color w:val="auto"/>
          <w:sz w:val="22"/>
          <w:szCs w:val="22"/>
        </w:rPr>
        <w:t>) days’ prior written notice to the Service Provider</w:t>
      </w:r>
      <w:r>
        <w:rPr>
          <w:b w:val="0"/>
          <w:bCs w:val="0"/>
          <w:color w:val="auto"/>
          <w:sz w:val="22"/>
          <w:szCs w:val="22"/>
        </w:rPr>
        <w:t>.</w:t>
      </w:r>
      <w:bookmarkEnd w:id="52"/>
    </w:p>
    <w:p w14:paraId="762A28FF" w14:textId="77777777" w:rsidR="00893B05" w:rsidRDefault="00F14863">
      <w:pPr>
        <w:pStyle w:val="Heading1"/>
        <w:keepLines w:val="0"/>
        <w:numPr>
          <w:ilvl w:val="0"/>
          <w:numId w:val="11"/>
        </w:numPr>
        <w:tabs>
          <w:tab w:val="left" w:pos="360"/>
        </w:tabs>
        <w:spacing w:before="360"/>
        <w:ind w:left="360" w:hanging="360"/>
        <w:rPr>
          <w:sz w:val="22"/>
          <w:szCs w:val="22"/>
        </w:rPr>
      </w:pPr>
      <w:bookmarkStart w:id="53" w:name="_Toc47522791"/>
      <w:bookmarkStart w:id="54" w:name="_Toc81312086"/>
      <w:r>
        <w:rPr>
          <w:color w:val="auto"/>
          <w:sz w:val="22"/>
          <w:szCs w:val="22"/>
        </w:rPr>
        <w:t>Services</w:t>
      </w:r>
      <w:bookmarkEnd w:id="53"/>
      <w:bookmarkEnd w:id="54"/>
    </w:p>
    <w:p w14:paraId="4A73B1B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Services which the Service Provider has agreed to provide to the Recipient are set out in clause </w:t>
      </w:r>
      <w:r>
        <w:rPr>
          <w:b w:val="0"/>
          <w:bCs w:val="0"/>
          <w:color w:val="auto"/>
          <w:sz w:val="22"/>
          <w:szCs w:val="22"/>
        </w:rPr>
        <w:fldChar w:fldCharType="begin"/>
      </w:r>
      <w:r>
        <w:rPr>
          <w:b w:val="0"/>
          <w:bCs w:val="0"/>
          <w:color w:val="auto"/>
          <w:sz w:val="22"/>
          <w:szCs w:val="22"/>
        </w:rPr>
        <w:instrText xml:space="preserve"> REF _Ref77108363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w:t>
      </w:r>
      <w:r>
        <w:rPr>
          <w:b w:val="0"/>
          <w:bCs w:val="0"/>
          <w:color w:val="000000"/>
          <w:sz w:val="22"/>
          <w:szCs w:val="22"/>
        </w:rPr>
        <w:fldChar w:fldCharType="end"/>
      </w:r>
      <w:r>
        <w:rPr>
          <w:b w:val="0"/>
          <w:bCs w:val="0"/>
          <w:color w:val="auto"/>
          <w:sz w:val="22"/>
          <w:szCs w:val="22"/>
        </w:rPr>
        <w:t xml:space="preserve"> of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53760669"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Commencing on the Commencement Date, the Services will be performed by the Service Provider at the Premises or remotely (where applicable).  </w:t>
      </w:r>
    </w:p>
    <w:p w14:paraId="71E0BBD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Recipient may increase or reduce the Services to be performed by the Service Provider at any time through a Change Order.  </w:t>
      </w:r>
    </w:p>
    <w:p w14:paraId="55921A5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will use adequate numbers of appropriately skilled, qualified and experienced personnel, and all equipment, assets and other resources necessary to provide the Services in accordance with the provisions of this Agreement. </w:t>
      </w:r>
    </w:p>
    <w:p w14:paraId="610863B9"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will throughout the period of the Agreement consider the requirements of the Recipient and apply its expertise to ensure that it renders the Services in a manner which, in its expert judgement, meets the needs of the Recipient. </w:t>
      </w:r>
    </w:p>
    <w:p w14:paraId="19E6A94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lastRenderedPageBreak/>
        <w:t xml:space="preserve">If the changing requirements of the Services or the Recipient necessitate a change in the Services this will be dealt with in terms of a Change Order. </w:t>
      </w:r>
    </w:p>
    <w:p w14:paraId="40F96A1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Unless otherwise agreed between the Parties, the Services will be performed:</w:t>
      </w:r>
    </w:p>
    <w:p w14:paraId="3B6848B4"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during Service Hours; </w:t>
      </w:r>
    </w:p>
    <w:p w14:paraId="2AB9F264"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at or to the Premises (unless capable of being provided remotely); and </w:t>
      </w:r>
    </w:p>
    <w:p w14:paraId="3A94A75E"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in accordance with this Agreement. </w:t>
      </w:r>
    </w:p>
    <w:p w14:paraId="73E58E19" w14:textId="1E78178C"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Where the performance of the Services requires the Service Provider to liaise or cooperate with the Recipient’s personnel or other contractors rendering </w:t>
      </w:r>
      <w:r w:rsidR="00544E73">
        <w:rPr>
          <w:b w:val="0"/>
          <w:bCs w:val="0"/>
          <w:color w:val="auto"/>
          <w:sz w:val="22"/>
          <w:szCs w:val="22"/>
        </w:rPr>
        <w:t>S</w:t>
      </w:r>
      <w:r>
        <w:rPr>
          <w:b w:val="0"/>
          <w:bCs w:val="0"/>
          <w:color w:val="auto"/>
          <w:sz w:val="22"/>
          <w:szCs w:val="22"/>
        </w:rPr>
        <w:t>ervices to the Recipient, the Service Provider must give its full cooperation and deal with all such persons in a professional and courteous manner.  The Recipient will procure the cooperation of its personnel and other contractors in their interactions with the Service Provider.</w:t>
      </w:r>
    </w:p>
    <w:p w14:paraId="488943D3" w14:textId="77777777" w:rsidR="00893B05" w:rsidRDefault="00F14863">
      <w:pPr>
        <w:pStyle w:val="Heading1"/>
        <w:keepLines w:val="0"/>
        <w:numPr>
          <w:ilvl w:val="0"/>
          <w:numId w:val="11"/>
        </w:numPr>
        <w:tabs>
          <w:tab w:val="left" w:pos="360"/>
        </w:tabs>
        <w:spacing w:before="360"/>
        <w:ind w:left="360" w:hanging="360"/>
        <w:rPr>
          <w:sz w:val="22"/>
          <w:szCs w:val="22"/>
        </w:rPr>
      </w:pPr>
      <w:bookmarkStart w:id="55" w:name="_Toc81312087"/>
      <w:bookmarkStart w:id="56" w:name="_Ref312067371"/>
      <w:bookmarkStart w:id="57" w:name="_Ref47426941"/>
      <w:bookmarkStart w:id="58" w:name="_Ref47427221"/>
      <w:bookmarkStart w:id="59" w:name="_Toc47522792"/>
      <w:bookmarkStart w:id="60" w:name="_Ref78293752"/>
      <w:r>
        <w:rPr>
          <w:color w:val="auto"/>
          <w:sz w:val="22"/>
          <w:szCs w:val="22"/>
        </w:rPr>
        <w:t>Service levels and service penalties</w:t>
      </w:r>
      <w:bookmarkEnd w:id="55"/>
    </w:p>
    <w:p w14:paraId="54FBE179" w14:textId="73D8031F" w:rsidR="00893B05" w:rsidRDefault="00F14863">
      <w:pPr>
        <w:spacing w:before="240"/>
        <w:ind w:left="708" w:hanging="708"/>
        <w:rPr>
          <w:sz w:val="22"/>
          <w:szCs w:val="22"/>
        </w:rPr>
      </w:pPr>
      <w:r>
        <w:rPr>
          <w:rFonts w:ascii="Times New Roman" w:eastAsia="Times New Roman" w:hAnsi="Times New Roman" w:cs="Times New Roman"/>
          <w:sz w:val="22"/>
          <w:szCs w:val="22"/>
        </w:rPr>
        <w:t>8.1</w:t>
      </w:r>
      <w:r>
        <w:rPr>
          <w:sz w:val="22"/>
          <w:szCs w:val="22"/>
        </w:rPr>
        <w:tab/>
      </w:r>
      <w:r>
        <w:rPr>
          <w:rFonts w:ascii="Times New Roman" w:eastAsia="Times New Roman" w:hAnsi="Times New Roman" w:cs="Times New Roman"/>
          <w:sz w:val="22"/>
          <w:szCs w:val="22"/>
        </w:rPr>
        <w:t xml:space="preserve">The Parties agree that where </w:t>
      </w:r>
      <w:r w:rsidR="00544E73">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ervice levels and/or </w:t>
      </w:r>
      <w:r w:rsidR="00544E73">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ervice penalties apply, these are set out in </w:t>
      </w:r>
      <w:r>
        <w:rPr>
          <w:rFonts w:ascii="Times New Roman" w:eastAsia="Times New Roman" w:hAnsi="Times New Roman" w:cs="Times New Roman"/>
          <w:b/>
          <w:bCs/>
          <w:sz w:val="22"/>
          <w:szCs w:val="22"/>
        </w:rPr>
        <w:t xml:space="preserve">Annexure A </w:t>
      </w:r>
      <w:r>
        <w:rPr>
          <w:rFonts w:ascii="Times New Roman" w:eastAsia="Times New Roman" w:hAnsi="Times New Roman" w:cs="Times New Roman"/>
          <w:sz w:val="22"/>
          <w:szCs w:val="22"/>
        </w:rPr>
        <w:t>of</w:t>
      </w:r>
      <w:r>
        <w:rPr>
          <w:rFonts w:ascii="Times New Roman" w:eastAsia="Times New Roman" w:hAnsi="Times New Roman" w:cs="Times New Roman"/>
          <w:b/>
          <w:bCs/>
          <w:sz w:val="22"/>
          <w:szCs w:val="22"/>
        </w:rPr>
        <w:t xml:space="preserve"> Part 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Schedule of Contract Details</w:t>
      </w:r>
      <w:r>
        <w:rPr>
          <w:rFonts w:ascii="Times New Roman" w:eastAsia="Times New Roman" w:hAnsi="Times New Roman" w:cs="Times New Roman"/>
          <w:sz w:val="22"/>
          <w:szCs w:val="22"/>
        </w:rPr>
        <w:t>).</w:t>
      </w:r>
    </w:p>
    <w:p w14:paraId="5E05C768" w14:textId="227E38B9" w:rsidR="00893B05" w:rsidRDefault="00F14863">
      <w:pPr>
        <w:spacing w:before="240"/>
        <w:ind w:left="708" w:hanging="708"/>
        <w:rPr>
          <w:sz w:val="22"/>
          <w:szCs w:val="22"/>
        </w:rPr>
      </w:pPr>
      <w:r>
        <w:rPr>
          <w:rFonts w:ascii="Times New Roman" w:eastAsia="Times New Roman" w:hAnsi="Times New Roman" w:cs="Times New Roman"/>
          <w:sz w:val="22"/>
          <w:szCs w:val="22"/>
        </w:rPr>
        <w:t>8.2</w:t>
      </w:r>
      <w:r>
        <w:rPr>
          <w:sz w:val="22"/>
          <w:szCs w:val="22"/>
        </w:rPr>
        <w:tab/>
      </w:r>
      <w:r>
        <w:rPr>
          <w:rFonts w:ascii="Times New Roman" w:eastAsia="Times New Roman" w:hAnsi="Times New Roman" w:cs="Times New Roman"/>
          <w:sz w:val="22"/>
          <w:szCs w:val="22"/>
        </w:rPr>
        <w:t xml:space="preserve">Any amendments to the </w:t>
      </w:r>
      <w:r w:rsidR="00544E73">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ervice levels and/or </w:t>
      </w:r>
      <w:r w:rsidR="00544E73">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ervice penalties stipulated in </w:t>
      </w:r>
      <w:r>
        <w:rPr>
          <w:rFonts w:ascii="Times New Roman" w:eastAsia="Times New Roman" w:hAnsi="Times New Roman" w:cs="Times New Roman"/>
          <w:b/>
          <w:bCs/>
          <w:sz w:val="22"/>
          <w:szCs w:val="22"/>
        </w:rPr>
        <w:t>Annexure A</w:t>
      </w:r>
      <w:r>
        <w:rPr>
          <w:rFonts w:ascii="Times New Roman" w:eastAsia="Times New Roman" w:hAnsi="Times New Roman" w:cs="Times New Roman"/>
          <w:sz w:val="22"/>
          <w:szCs w:val="22"/>
        </w:rPr>
        <w:t xml:space="preserve"> of</w:t>
      </w:r>
      <w:r>
        <w:rPr>
          <w:rFonts w:ascii="Times New Roman" w:eastAsia="Times New Roman" w:hAnsi="Times New Roman" w:cs="Times New Roman"/>
          <w:b/>
          <w:bCs/>
          <w:sz w:val="22"/>
          <w:szCs w:val="22"/>
        </w:rPr>
        <w:t xml:space="preserve"> Part A </w:t>
      </w:r>
      <w:r>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Schedule of Contract Details) </w:t>
      </w:r>
      <w:r>
        <w:rPr>
          <w:rFonts w:ascii="Times New Roman" w:eastAsia="Times New Roman" w:hAnsi="Times New Roman" w:cs="Times New Roman"/>
          <w:sz w:val="22"/>
          <w:szCs w:val="22"/>
        </w:rPr>
        <w:t>(if any) shall be reduced to writing and signed by both Parties prior to becoming effective.</w:t>
      </w:r>
    </w:p>
    <w:p w14:paraId="1EBFC291" w14:textId="77777777" w:rsidR="00893B05" w:rsidRDefault="00F14863">
      <w:pPr>
        <w:pStyle w:val="Heading1"/>
        <w:keepLines w:val="0"/>
        <w:numPr>
          <w:ilvl w:val="0"/>
          <w:numId w:val="11"/>
        </w:numPr>
        <w:tabs>
          <w:tab w:val="left" w:pos="360"/>
        </w:tabs>
        <w:spacing w:before="360"/>
        <w:ind w:left="360" w:hanging="360"/>
        <w:rPr>
          <w:sz w:val="22"/>
          <w:szCs w:val="22"/>
        </w:rPr>
      </w:pPr>
      <w:bookmarkStart w:id="61" w:name="_Toc81312088"/>
      <w:r>
        <w:rPr>
          <w:color w:val="auto"/>
          <w:sz w:val="22"/>
          <w:szCs w:val="22"/>
        </w:rPr>
        <w:t>Time of the essence</w:t>
      </w:r>
      <w:bookmarkEnd w:id="61"/>
    </w:p>
    <w:p w14:paraId="5C5E4E33" w14:textId="00141E98" w:rsidR="00893B05" w:rsidRDefault="00F14863">
      <w:pPr>
        <w:spacing w:before="240"/>
        <w:ind w:left="709"/>
        <w:rPr>
          <w:sz w:val="22"/>
          <w:szCs w:val="22"/>
        </w:rPr>
      </w:pPr>
      <w:r>
        <w:rPr>
          <w:rFonts w:ascii="Times New Roman" w:eastAsia="Times New Roman" w:hAnsi="Times New Roman" w:cs="Times New Roman"/>
          <w:color w:val="B5082E"/>
          <w:sz w:val="22"/>
          <w:szCs w:val="22"/>
        </w:rPr>
        <w:t>Time is of the essence in the performance of the Services</w:t>
      </w:r>
      <w:r>
        <w:rPr>
          <w:rFonts w:ascii="Times New Roman" w:eastAsia="Times New Roman" w:hAnsi="Times New Roman" w:cs="Times New Roman"/>
          <w:sz w:val="22"/>
          <w:szCs w:val="22"/>
        </w:rPr>
        <w:t>.</w:t>
      </w:r>
    </w:p>
    <w:p w14:paraId="28EAD09F" w14:textId="77777777" w:rsidR="00893B05" w:rsidRDefault="00F14863">
      <w:pPr>
        <w:pStyle w:val="Heading1"/>
        <w:keepLines w:val="0"/>
        <w:numPr>
          <w:ilvl w:val="0"/>
          <w:numId w:val="11"/>
        </w:numPr>
        <w:tabs>
          <w:tab w:val="left" w:pos="360"/>
        </w:tabs>
        <w:spacing w:before="360"/>
        <w:ind w:left="360" w:hanging="360"/>
        <w:rPr>
          <w:sz w:val="22"/>
          <w:szCs w:val="22"/>
        </w:rPr>
      </w:pPr>
      <w:bookmarkStart w:id="62" w:name="_Toc81312089"/>
      <w:r>
        <w:rPr>
          <w:color w:val="auto"/>
          <w:sz w:val="22"/>
          <w:szCs w:val="22"/>
        </w:rPr>
        <w:t xml:space="preserve">Changes </w:t>
      </w:r>
      <w:bookmarkEnd w:id="56"/>
      <w:bookmarkEnd w:id="57"/>
      <w:bookmarkEnd w:id="58"/>
      <w:bookmarkEnd w:id="59"/>
      <w:r>
        <w:rPr>
          <w:color w:val="auto"/>
          <w:sz w:val="22"/>
          <w:szCs w:val="22"/>
        </w:rPr>
        <w:t>Orders</w:t>
      </w:r>
      <w:bookmarkEnd w:id="60"/>
      <w:bookmarkEnd w:id="62"/>
    </w:p>
    <w:p w14:paraId="53523249"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63" w:name="_Ref78293768"/>
      <w:bookmarkStart w:id="64" w:name="_Ref312067398"/>
      <w:r>
        <w:rPr>
          <w:b w:val="0"/>
          <w:bCs w:val="0"/>
          <w:color w:val="auto"/>
          <w:sz w:val="22"/>
          <w:szCs w:val="22"/>
        </w:rPr>
        <w:t xml:space="preserve">Either Party may propose changes to the scope or execution of the Services, but no proposed changes shall come into effect until a relevant Change Order has been signed by both parties.  The Services may only be changed once the process in this clause </w:t>
      </w:r>
      <w:r>
        <w:rPr>
          <w:b w:val="0"/>
          <w:bCs w:val="0"/>
          <w:color w:val="auto"/>
          <w:sz w:val="22"/>
          <w:szCs w:val="22"/>
        </w:rPr>
        <w:fldChar w:fldCharType="begin"/>
      </w:r>
      <w:r>
        <w:rPr>
          <w:b w:val="0"/>
          <w:bCs w:val="0"/>
          <w:color w:val="auto"/>
          <w:sz w:val="22"/>
          <w:szCs w:val="22"/>
        </w:rPr>
        <w:instrText xml:space="preserve"> REF _Ref78293752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8</w:t>
      </w:r>
      <w:r>
        <w:rPr>
          <w:b w:val="0"/>
          <w:bCs w:val="0"/>
          <w:color w:val="000000"/>
          <w:sz w:val="22"/>
          <w:szCs w:val="22"/>
        </w:rPr>
        <w:fldChar w:fldCharType="end"/>
      </w:r>
      <w:r>
        <w:rPr>
          <w:b w:val="0"/>
          <w:bCs w:val="0"/>
          <w:color w:val="auto"/>
          <w:sz w:val="22"/>
          <w:szCs w:val="22"/>
        </w:rPr>
        <w:t xml:space="preserve"> is complete.</w:t>
      </w:r>
      <w:bookmarkEnd w:id="63"/>
      <w:r>
        <w:rPr>
          <w:b w:val="0"/>
          <w:bCs w:val="0"/>
          <w:color w:val="auto"/>
          <w:sz w:val="22"/>
          <w:szCs w:val="22"/>
        </w:rPr>
        <w:t xml:space="preserve"> </w:t>
      </w:r>
    </w:p>
    <w:p w14:paraId="13600226"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65" w:name="_Ref80689672"/>
      <w:bookmarkStart w:id="66" w:name="_Ref70297186"/>
      <w:bookmarkStart w:id="67" w:name="_Toc70359426"/>
      <w:r>
        <w:rPr>
          <w:b w:val="0"/>
          <w:bCs w:val="0"/>
          <w:color w:val="auto"/>
          <w:sz w:val="22"/>
          <w:szCs w:val="22"/>
        </w:rPr>
        <w:t>If:</w:t>
      </w:r>
      <w:bookmarkEnd w:id="65"/>
    </w:p>
    <w:p w14:paraId="653F274C" w14:textId="77777777" w:rsidR="00893B05" w:rsidRDefault="00F14863">
      <w:pPr>
        <w:pStyle w:val="Heading2"/>
        <w:keepNext w:val="0"/>
        <w:keepLines w:val="0"/>
        <w:numPr>
          <w:ilvl w:val="2"/>
          <w:numId w:val="11"/>
        </w:numPr>
        <w:tabs>
          <w:tab w:val="left" w:pos="993"/>
        </w:tabs>
        <w:spacing w:before="240"/>
        <w:ind w:left="993" w:hanging="993"/>
        <w:rPr>
          <w:sz w:val="22"/>
          <w:szCs w:val="22"/>
        </w:rPr>
      </w:pPr>
      <w:r>
        <w:rPr>
          <w:b w:val="0"/>
          <w:bCs w:val="0"/>
          <w:color w:val="auto"/>
          <w:sz w:val="22"/>
          <w:szCs w:val="22"/>
        </w:rPr>
        <w:t>the Recipient wishes to make a change to the Services:</w:t>
      </w:r>
    </w:p>
    <w:p w14:paraId="42D370FE" w14:textId="77777777" w:rsidR="00893B05" w:rsidRDefault="00F14863">
      <w:pPr>
        <w:pStyle w:val="Heading3"/>
        <w:keepNext w:val="0"/>
        <w:keepLines w:val="0"/>
        <w:numPr>
          <w:ilvl w:val="3"/>
          <w:numId w:val="11"/>
        </w:numPr>
        <w:tabs>
          <w:tab w:val="left" w:pos="1418"/>
        </w:tabs>
        <w:spacing w:before="240"/>
        <w:ind w:left="1418" w:hanging="1418"/>
        <w:rPr>
          <w:sz w:val="22"/>
          <w:szCs w:val="22"/>
        </w:rPr>
      </w:pPr>
      <w:bookmarkStart w:id="68" w:name="_Ref80262975"/>
      <w:r>
        <w:rPr>
          <w:b w:val="0"/>
          <w:bCs w:val="0"/>
          <w:color w:val="auto"/>
          <w:sz w:val="22"/>
          <w:szCs w:val="22"/>
        </w:rPr>
        <w:t>it shall notify the Service Provider of such fact in writing, providing as much detail as is reasonably necessary to enable the Service Provider to prepare the draft Change Order; and</w:t>
      </w:r>
      <w:bookmarkEnd w:id="68"/>
    </w:p>
    <w:p w14:paraId="44A286B5" w14:textId="77777777" w:rsidR="00893B05" w:rsidRDefault="00F14863">
      <w:pPr>
        <w:pStyle w:val="Heading3"/>
        <w:keepNext w:val="0"/>
        <w:keepLines w:val="0"/>
        <w:numPr>
          <w:ilvl w:val="3"/>
          <w:numId w:val="11"/>
        </w:numPr>
        <w:tabs>
          <w:tab w:val="left" w:pos="1418"/>
        </w:tabs>
        <w:spacing w:before="240"/>
        <w:ind w:left="1418" w:hanging="1418"/>
        <w:rPr>
          <w:sz w:val="22"/>
          <w:szCs w:val="22"/>
        </w:rPr>
      </w:pPr>
      <w:bookmarkStart w:id="69" w:name="_Ref80689408"/>
      <w:r>
        <w:rPr>
          <w:b w:val="0"/>
          <w:bCs w:val="0"/>
          <w:color w:val="auto"/>
          <w:sz w:val="22"/>
          <w:szCs w:val="22"/>
        </w:rPr>
        <w:t xml:space="preserve">the Service Provider shall, within 5 (five) Business Days of receiving the Recipient’s written notification in terms of clause </w:t>
      </w:r>
      <w:r>
        <w:rPr>
          <w:b w:val="0"/>
          <w:bCs w:val="0"/>
          <w:color w:val="auto"/>
          <w:sz w:val="22"/>
          <w:szCs w:val="22"/>
        </w:rPr>
        <w:fldChar w:fldCharType="begin"/>
      </w:r>
      <w:r>
        <w:rPr>
          <w:b w:val="0"/>
          <w:bCs w:val="0"/>
          <w:color w:val="auto"/>
          <w:sz w:val="22"/>
          <w:szCs w:val="22"/>
        </w:rPr>
        <w:instrText xml:space="preserve"> REF _Ref80262975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10.2.1.1</w:t>
      </w:r>
      <w:r>
        <w:rPr>
          <w:b w:val="0"/>
          <w:bCs w:val="0"/>
          <w:color w:val="000000"/>
          <w:sz w:val="22"/>
          <w:szCs w:val="22"/>
        </w:rPr>
        <w:fldChar w:fldCharType="end"/>
      </w:r>
      <w:r>
        <w:rPr>
          <w:b w:val="0"/>
          <w:bCs w:val="0"/>
          <w:color w:val="auto"/>
          <w:sz w:val="22"/>
          <w:szCs w:val="22"/>
        </w:rPr>
        <w:t>, provide a draft Change Order to the Recipient</w:t>
      </w:r>
      <w:bookmarkEnd w:id="66"/>
      <w:bookmarkEnd w:id="67"/>
      <w:r>
        <w:rPr>
          <w:b w:val="0"/>
          <w:bCs w:val="0"/>
          <w:color w:val="auto"/>
          <w:sz w:val="22"/>
          <w:szCs w:val="22"/>
        </w:rPr>
        <w:t>, which must include the following:</w:t>
      </w:r>
      <w:bookmarkEnd w:id="69"/>
      <w:r>
        <w:rPr>
          <w:b w:val="0"/>
          <w:bCs w:val="0"/>
          <w:color w:val="auto"/>
          <w:sz w:val="22"/>
          <w:szCs w:val="22"/>
        </w:rPr>
        <w:t xml:space="preserve"> </w:t>
      </w:r>
    </w:p>
    <w:p w14:paraId="2A169DB4" w14:textId="77777777" w:rsidR="00893B05" w:rsidRDefault="00F14863">
      <w:pPr>
        <w:pStyle w:val="Heading3"/>
        <w:keepNext w:val="0"/>
        <w:keepLines w:val="0"/>
        <w:numPr>
          <w:ilvl w:val="4"/>
          <w:numId w:val="11"/>
        </w:numPr>
        <w:tabs>
          <w:tab w:val="left" w:pos="1701"/>
        </w:tabs>
        <w:spacing w:before="240"/>
        <w:ind w:left="1701" w:hanging="1701"/>
        <w:rPr>
          <w:sz w:val="22"/>
          <w:szCs w:val="22"/>
        </w:rPr>
      </w:pPr>
      <w:r>
        <w:rPr>
          <w:b w:val="0"/>
          <w:bCs w:val="0"/>
          <w:color w:val="auto"/>
          <w:sz w:val="22"/>
          <w:szCs w:val="22"/>
        </w:rPr>
        <w:t>a description of the proposed change or new Services;</w:t>
      </w:r>
    </w:p>
    <w:p w14:paraId="40ACD4F6" w14:textId="77777777" w:rsidR="00893B05" w:rsidRDefault="00F14863">
      <w:pPr>
        <w:pStyle w:val="Heading3"/>
        <w:keepNext w:val="0"/>
        <w:keepLines w:val="0"/>
        <w:numPr>
          <w:ilvl w:val="4"/>
          <w:numId w:val="11"/>
        </w:numPr>
        <w:tabs>
          <w:tab w:val="left" w:pos="1701"/>
        </w:tabs>
        <w:spacing w:before="240"/>
        <w:ind w:left="1701" w:hanging="1701"/>
        <w:rPr>
          <w:sz w:val="22"/>
          <w:szCs w:val="22"/>
        </w:rPr>
      </w:pPr>
      <w:r>
        <w:rPr>
          <w:b w:val="0"/>
          <w:bCs w:val="0"/>
          <w:color w:val="auto"/>
          <w:sz w:val="22"/>
          <w:szCs w:val="22"/>
        </w:rPr>
        <w:t>the timing of the implementation of the proposed change or new Services;</w:t>
      </w:r>
    </w:p>
    <w:p w14:paraId="4172C1A6" w14:textId="77777777" w:rsidR="00893B05" w:rsidRDefault="00F14863">
      <w:pPr>
        <w:pStyle w:val="Heading3"/>
        <w:keepNext w:val="0"/>
        <w:keepLines w:val="0"/>
        <w:numPr>
          <w:ilvl w:val="4"/>
          <w:numId w:val="11"/>
        </w:numPr>
        <w:tabs>
          <w:tab w:val="left" w:pos="1701"/>
        </w:tabs>
        <w:spacing w:before="240"/>
        <w:ind w:left="1701" w:hanging="1701"/>
        <w:rPr>
          <w:sz w:val="22"/>
          <w:szCs w:val="22"/>
        </w:rPr>
      </w:pPr>
      <w:r>
        <w:rPr>
          <w:b w:val="0"/>
          <w:bCs w:val="0"/>
          <w:color w:val="auto"/>
          <w:sz w:val="22"/>
          <w:szCs w:val="22"/>
        </w:rPr>
        <w:t>the cost impact;</w:t>
      </w:r>
    </w:p>
    <w:p w14:paraId="6A7BE6CD" w14:textId="77777777" w:rsidR="00893B05" w:rsidRDefault="00F14863">
      <w:pPr>
        <w:pStyle w:val="Heading3"/>
        <w:keepNext w:val="0"/>
        <w:keepLines w:val="0"/>
        <w:numPr>
          <w:ilvl w:val="4"/>
          <w:numId w:val="11"/>
        </w:numPr>
        <w:tabs>
          <w:tab w:val="left" w:pos="1701"/>
        </w:tabs>
        <w:spacing w:before="240"/>
        <w:ind w:left="1701" w:hanging="1701"/>
        <w:rPr>
          <w:sz w:val="22"/>
          <w:szCs w:val="22"/>
        </w:rPr>
      </w:pPr>
      <w:r>
        <w:rPr>
          <w:b w:val="0"/>
          <w:bCs w:val="0"/>
          <w:color w:val="auto"/>
          <w:sz w:val="22"/>
          <w:szCs w:val="22"/>
        </w:rPr>
        <w:lastRenderedPageBreak/>
        <w:t>the human resources impact;</w:t>
      </w:r>
    </w:p>
    <w:p w14:paraId="2E523D16" w14:textId="77777777" w:rsidR="00893B05" w:rsidRDefault="00F14863">
      <w:pPr>
        <w:pStyle w:val="Heading3"/>
        <w:keepNext w:val="0"/>
        <w:keepLines w:val="0"/>
        <w:numPr>
          <w:ilvl w:val="4"/>
          <w:numId w:val="11"/>
        </w:numPr>
        <w:tabs>
          <w:tab w:val="left" w:pos="1701"/>
        </w:tabs>
        <w:spacing w:before="240"/>
        <w:ind w:left="1701" w:hanging="1701"/>
        <w:rPr>
          <w:sz w:val="22"/>
          <w:szCs w:val="22"/>
        </w:rPr>
      </w:pPr>
      <w:r>
        <w:rPr>
          <w:b w:val="0"/>
          <w:bCs w:val="0"/>
          <w:color w:val="auto"/>
          <w:sz w:val="22"/>
          <w:szCs w:val="22"/>
        </w:rPr>
        <w:t>the impact which the proposed change or new Services will have on existing Services including ways in which the impact will be ameliorated, if applicable; and</w:t>
      </w:r>
    </w:p>
    <w:p w14:paraId="23FE3D13" w14:textId="77777777" w:rsidR="00893B05" w:rsidRDefault="00F14863">
      <w:pPr>
        <w:pStyle w:val="Heading3"/>
        <w:keepNext w:val="0"/>
        <w:keepLines w:val="0"/>
        <w:numPr>
          <w:ilvl w:val="4"/>
          <w:numId w:val="11"/>
        </w:numPr>
        <w:tabs>
          <w:tab w:val="left" w:pos="1701"/>
        </w:tabs>
        <w:spacing w:before="240"/>
        <w:ind w:left="1701" w:hanging="1701"/>
        <w:rPr>
          <w:sz w:val="22"/>
          <w:szCs w:val="22"/>
        </w:rPr>
      </w:pPr>
      <w:r>
        <w:rPr>
          <w:b w:val="0"/>
          <w:bCs w:val="0"/>
          <w:color w:val="auto"/>
          <w:sz w:val="22"/>
          <w:szCs w:val="22"/>
        </w:rPr>
        <w:t>any other considerations of relevance to the proposed change or addition of new Services; or</w:t>
      </w:r>
    </w:p>
    <w:p w14:paraId="6B79D1B3" w14:textId="77777777" w:rsidR="00893B05" w:rsidRDefault="00F14863">
      <w:pPr>
        <w:pStyle w:val="Heading3"/>
        <w:keepNext w:val="0"/>
        <w:keepLines w:val="0"/>
        <w:numPr>
          <w:ilvl w:val="2"/>
          <w:numId w:val="11"/>
        </w:numPr>
        <w:tabs>
          <w:tab w:val="left" w:pos="993"/>
        </w:tabs>
        <w:spacing w:before="240"/>
        <w:ind w:left="993" w:hanging="993"/>
        <w:rPr>
          <w:sz w:val="22"/>
          <w:szCs w:val="22"/>
        </w:rPr>
      </w:pPr>
      <w:r>
        <w:rPr>
          <w:b w:val="0"/>
          <w:bCs w:val="0"/>
          <w:color w:val="auto"/>
          <w:sz w:val="22"/>
          <w:szCs w:val="22"/>
        </w:rPr>
        <w:t xml:space="preserve">the Service Provider wishes to make a change to the Services, it shall provide a draft Change Order to the Recipient for consideration which draft Change Order must include the information referred to in clause </w:t>
      </w:r>
      <w:r>
        <w:rPr>
          <w:b w:val="0"/>
          <w:bCs w:val="0"/>
          <w:color w:val="auto"/>
          <w:sz w:val="22"/>
          <w:szCs w:val="22"/>
        </w:rPr>
        <w:fldChar w:fldCharType="begin"/>
      </w:r>
      <w:r>
        <w:rPr>
          <w:b w:val="0"/>
          <w:bCs w:val="0"/>
          <w:color w:val="auto"/>
          <w:sz w:val="22"/>
          <w:szCs w:val="22"/>
        </w:rPr>
        <w:instrText xml:space="preserve"> REF _Ref80689408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10.2.1.2</w:t>
      </w:r>
      <w:r>
        <w:rPr>
          <w:b w:val="0"/>
          <w:bCs w:val="0"/>
          <w:color w:val="000000"/>
          <w:sz w:val="22"/>
          <w:szCs w:val="22"/>
        </w:rPr>
        <w:fldChar w:fldCharType="end"/>
      </w:r>
      <w:r>
        <w:rPr>
          <w:b w:val="0"/>
          <w:bCs w:val="0"/>
          <w:color w:val="auto"/>
          <w:sz w:val="22"/>
          <w:szCs w:val="22"/>
        </w:rPr>
        <w:t>.  In this regard, the Parties agree that if the Service Provider submits a draft Change Order to the Recipient in accordance with the provisions of this clause in order to ensure compliance with any applicable safety or regulatory requirements, provided that such changes do not affect the nature, scope of or Charges for the Services, the Recipient will not unreasonably withhold or delay its consent to such Change Order.</w:t>
      </w:r>
    </w:p>
    <w:p w14:paraId="3B6EAB07"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Recipient will consider in good faith any proposed Change Orders received by it pursuant to the provisions of clause </w:t>
      </w:r>
      <w:r>
        <w:rPr>
          <w:b w:val="0"/>
          <w:bCs w:val="0"/>
          <w:color w:val="auto"/>
          <w:sz w:val="22"/>
          <w:szCs w:val="22"/>
        </w:rPr>
        <w:fldChar w:fldCharType="begin"/>
      </w:r>
      <w:r>
        <w:rPr>
          <w:b w:val="0"/>
          <w:bCs w:val="0"/>
          <w:color w:val="auto"/>
          <w:sz w:val="22"/>
          <w:szCs w:val="22"/>
        </w:rPr>
        <w:instrText xml:space="preserve"> REF _Ref80689672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10.2</w:t>
      </w:r>
      <w:r>
        <w:rPr>
          <w:b w:val="0"/>
          <w:bCs w:val="0"/>
          <w:color w:val="000000"/>
          <w:sz w:val="22"/>
          <w:szCs w:val="22"/>
        </w:rPr>
        <w:fldChar w:fldCharType="end"/>
      </w:r>
      <w:r>
        <w:rPr>
          <w:b w:val="0"/>
          <w:bCs w:val="0"/>
          <w:color w:val="auto"/>
          <w:sz w:val="22"/>
          <w:szCs w:val="22"/>
        </w:rPr>
        <w:t xml:space="preserve">  and revert to the Service Provider in writing within 15 (fifteen) days of receipt thereof, either accepting or rejecting it or requesting amendments.  If required by the Recipient, the Parties will discuss the proposed Change Order in good faith with a view to agreeing amendments.</w:t>
      </w:r>
    </w:p>
    <w:p w14:paraId="1FA3EDB5"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If the Change Order is agreed, it will be signed by the </w:t>
      </w:r>
      <w:proofErr w:type="spellStart"/>
      <w:r>
        <w:rPr>
          <w:b w:val="0"/>
          <w:bCs w:val="0"/>
          <w:color w:val="auto"/>
          <w:sz w:val="22"/>
          <w:szCs w:val="22"/>
        </w:rPr>
        <w:t>authorised</w:t>
      </w:r>
      <w:proofErr w:type="spellEnd"/>
      <w:r>
        <w:rPr>
          <w:b w:val="0"/>
          <w:bCs w:val="0"/>
          <w:color w:val="auto"/>
          <w:sz w:val="22"/>
          <w:szCs w:val="22"/>
        </w:rPr>
        <w:t xml:space="preserve"> representatives of both Parties and the change to the existing Services or the new Services will be implemented in accordance with the Change Order.  If the Parties are unable to agree a Change Order, either Party may require the disagreement to be dealt with in accordance with clause 30. In the absence of a duly signed Change Order, no changes to the Services or no new Services may be implemented and no claims for payment for new or amended Services may be made.  Signed Change Orders form part of this Agreement. </w:t>
      </w:r>
    </w:p>
    <w:p w14:paraId="6EE2FB23"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Each Change Order will be given a sequential number commencing with Change Order 1.</w:t>
      </w:r>
    </w:p>
    <w:p w14:paraId="14C96B5F" w14:textId="77777777" w:rsidR="00893B05" w:rsidRDefault="00F14863">
      <w:pPr>
        <w:pStyle w:val="Heading1"/>
        <w:keepLines w:val="0"/>
        <w:numPr>
          <w:ilvl w:val="0"/>
          <w:numId w:val="11"/>
        </w:numPr>
        <w:tabs>
          <w:tab w:val="left" w:pos="360"/>
        </w:tabs>
        <w:spacing w:before="360"/>
        <w:ind w:left="360" w:hanging="360"/>
        <w:rPr>
          <w:sz w:val="22"/>
          <w:szCs w:val="22"/>
        </w:rPr>
      </w:pPr>
      <w:bookmarkStart w:id="70" w:name="_Toc47428512"/>
      <w:bookmarkStart w:id="71" w:name="_Toc47428513"/>
      <w:bookmarkStart w:id="72" w:name="_Toc47428514"/>
      <w:bookmarkStart w:id="73" w:name="_Toc47428515"/>
      <w:bookmarkStart w:id="74" w:name="_Toc47428516"/>
      <w:bookmarkStart w:id="75" w:name="_Toc47428517"/>
      <w:bookmarkStart w:id="76" w:name="_Toc47428518"/>
      <w:bookmarkStart w:id="77" w:name="_Toc47428519"/>
      <w:bookmarkStart w:id="78" w:name="_Toc47428520"/>
      <w:bookmarkStart w:id="79" w:name="_Toc47428521"/>
      <w:bookmarkStart w:id="80" w:name="_Toc47428522"/>
      <w:bookmarkStart w:id="81" w:name="_Toc47428523"/>
      <w:bookmarkStart w:id="82" w:name="_Toc47522793"/>
      <w:bookmarkStart w:id="83" w:name="_Toc81312090"/>
      <w:bookmarkEnd w:id="64"/>
      <w:bookmarkEnd w:id="70"/>
      <w:bookmarkEnd w:id="71"/>
      <w:bookmarkEnd w:id="72"/>
      <w:bookmarkEnd w:id="73"/>
      <w:bookmarkEnd w:id="74"/>
      <w:bookmarkEnd w:id="75"/>
      <w:bookmarkEnd w:id="76"/>
      <w:bookmarkEnd w:id="77"/>
      <w:bookmarkEnd w:id="78"/>
      <w:bookmarkEnd w:id="79"/>
      <w:bookmarkEnd w:id="80"/>
      <w:bookmarkEnd w:id="81"/>
      <w:r>
        <w:rPr>
          <w:color w:val="auto"/>
          <w:sz w:val="22"/>
          <w:szCs w:val="22"/>
        </w:rPr>
        <w:t>Deliverables</w:t>
      </w:r>
      <w:bookmarkEnd w:id="82"/>
      <w:bookmarkEnd w:id="83"/>
    </w:p>
    <w:p w14:paraId="0E28E685"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Deliverables must be delivered to the Recipient on the dates agreed between the Parties for such delivery. </w:t>
      </w:r>
    </w:p>
    <w:p w14:paraId="522028F9"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Once delivered, the Deliverables are owned by the Recipient.  To the extent that any of the Deliverables contain Service Provider Intellectual Property or Third-Party Intellectual Property, clause </w:t>
      </w:r>
      <w:r>
        <w:rPr>
          <w:b w:val="0"/>
          <w:bCs w:val="0"/>
          <w:color w:val="auto"/>
          <w:sz w:val="22"/>
          <w:szCs w:val="22"/>
        </w:rPr>
        <w:fldChar w:fldCharType="begin"/>
      </w:r>
      <w:r>
        <w:rPr>
          <w:b w:val="0"/>
          <w:bCs w:val="0"/>
          <w:color w:val="auto"/>
          <w:sz w:val="22"/>
          <w:szCs w:val="22"/>
        </w:rPr>
        <w:instrText xml:space="preserve"> REF _Ref312153063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12</w:t>
      </w:r>
      <w:r>
        <w:rPr>
          <w:b w:val="0"/>
          <w:bCs w:val="0"/>
          <w:color w:val="000000"/>
          <w:sz w:val="22"/>
          <w:szCs w:val="22"/>
        </w:rPr>
        <w:fldChar w:fldCharType="end"/>
      </w:r>
      <w:r>
        <w:rPr>
          <w:b w:val="0"/>
          <w:bCs w:val="0"/>
          <w:color w:val="auto"/>
          <w:sz w:val="22"/>
          <w:szCs w:val="22"/>
        </w:rPr>
        <w:t xml:space="preserve"> applies.</w:t>
      </w:r>
    </w:p>
    <w:p w14:paraId="36D0BC30" w14:textId="77777777" w:rsidR="00893B05" w:rsidRDefault="00F14863">
      <w:pPr>
        <w:pStyle w:val="Heading1"/>
        <w:keepLines w:val="0"/>
        <w:numPr>
          <w:ilvl w:val="0"/>
          <w:numId w:val="11"/>
        </w:numPr>
        <w:tabs>
          <w:tab w:val="left" w:pos="360"/>
        </w:tabs>
        <w:spacing w:before="360"/>
        <w:ind w:left="360" w:hanging="360"/>
        <w:rPr>
          <w:sz w:val="22"/>
          <w:szCs w:val="22"/>
        </w:rPr>
      </w:pPr>
      <w:bookmarkStart w:id="84" w:name="_Ref312153063"/>
      <w:bookmarkStart w:id="85" w:name="_Toc47522794"/>
      <w:bookmarkStart w:id="86" w:name="_Toc81312091"/>
      <w:r>
        <w:rPr>
          <w:color w:val="auto"/>
          <w:sz w:val="22"/>
          <w:szCs w:val="22"/>
        </w:rPr>
        <w:t>Intellectual property</w:t>
      </w:r>
      <w:bookmarkEnd w:id="84"/>
      <w:bookmarkEnd w:id="85"/>
      <w:bookmarkEnd w:id="86"/>
    </w:p>
    <w:p w14:paraId="00D04E37"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Recipient Intellectual Property</w:t>
      </w:r>
    </w:p>
    <w:p w14:paraId="5255401D"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Recipient and its licensors retain all rights, interests and ownership in the Recipient Intellectual Property, save as stated in this Agreement.  </w:t>
      </w:r>
    </w:p>
    <w:p w14:paraId="2B8971DA"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Service Provider may have access to and use of such Recipient Intellectual Property as is necessary for performance of the Services, solely for the purpose of performing the Services.</w:t>
      </w:r>
    </w:p>
    <w:p w14:paraId="52E18AEA"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lastRenderedPageBreak/>
        <w:t xml:space="preserve">The Recipient grants to the Service Provider a fully paid-up, non-exclusive, royalty-free, non-transferable </w:t>
      </w:r>
      <w:proofErr w:type="spellStart"/>
      <w:r>
        <w:rPr>
          <w:b w:val="0"/>
          <w:bCs w:val="0"/>
          <w:color w:val="auto"/>
          <w:sz w:val="22"/>
          <w:szCs w:val="22"/>
        </w:rPr>
        <w:t>licence</w:t>
      </w:r>
      <w:proofErr w:type="spellEnd"/>
      <w:r>
        <w:rPr>
          <w:b w:val="0"/>
          <w:bCs w:val="0"/>
          <w:color w:val="auto"/>
          <w:sz w:val="22"/>
          <w:szCs w:val="22"/>
        </w:rPr>
        <w:t xml:space="preserve"> to copy and modify the Recipient Materials, solely for the purpose of providing the Services to the Recipient, for the term of this Agreement.</w:t>
      </w:r>
    </w:p>
    <w:p w14:paraId="319B213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Service Provider Intellectual Property</w:t>
      </w:r>
    </w:p>
    <w:p w14:paraId="27568F54"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Service Provider retains all rights and interests in the Service Provider Intellectual Property save as stated in this Agreement.  </w:t>
      </w:r>
    </w:p>
    <w:p w14:paraId="3EC55A83"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Service Provider Intellectual Property must be original or novel and not infringing of any third parties’ rights. </w:t>
      </w:r>
    </w:p>
    <w:p w14:paraId="342E3AFE"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Service Provider grants to the Recipient a perpetual, irrevocable royalty-free, non-transferable </w:t>
      </w:r>
      <w:proofErr w:type="spellStart"/>
      <w:r>
        <w:rPr>
          <w:b w:val="0"/>
          <w:bCs w:val="0"/>
          <w:color w:val="auto"/>
          <w:sz w:val="22"/>
          <w:szCs w:val="22"/>
        </w:rPr>
        <w:t>licence</w:t>
      </w:r>
      <w:proofErr w:type="spellEnd"/>
      <w:r>
        <w:rPr>
          <w:b w:val="0"/>
          <w:bCs w:val="0"/>
          <w:color w:val="auto"/>
          <w:sz w:val="22"/>
          <w:szCs w:val="22"/>
        </w:rPr>
        <w:t xml:space="preserve"> to use, and to permit its contractors to use, any Service Provider Intellectual Property embedded or incorporated in a Deliverable.  This </w:t>
      </w:r>
      <w:proofErr w:type="spellStart"/>
      <w:r>
        <w:rPr>
          <w:b w:val="0"/>
          <w:bCs w:val="0"/>
          <w:color w:val="auto"/>
          <w:sz w:val="22"/>
          <w:szCs w:val="22"/>
        </w:rPr>
        <w:t>licence</w:t>
      </w:r>
      <w:proofErr w:type="spellEnd"/>
      <w:r>
        <w:rPr>
          <w:b w:val="0"/>
          <w:bCs w:val="0"/>
          <w:color w:val="auto"/>
          <w:sz w:val="22"/>
          <w:szCs w:val="22"/>
        </w:rPr>
        <w:t xml:space="preserve"> extends to other Service Provider Intellectual Property made available to the Recipient under this Agreement where the Service Provider does not ordinarily require a specific </w:t>
      </w:r>
      <w:proofErr w:type="spellStart"/>
      <w:r>
        <w:rPr>
          <w:b w:val="0"/>
          <w:bCs w:val="0"/>
          <w:color w:val="auto"/>
          <w:sz w:val="22"/>
          <w:szCs w:val="22"/>
        </w:rPr>
        <w:t>licence</w:t>
      </w:r>
      <w:proofErr w:type="spellEnd"/>
      <w:r>
        <w:rPr>
          <w:b w:val="0"/>
          <w:bCs w:val="0"/>
          <w:color w:val="auto"/>
          <w:sz w:val="22"/>
          <w:szCs w:val="22"/>
        </w:rPr>
        <w:t xml:space="preserve"> agreement to be concluded in respect thereof or a fee to be paid for such </w:t>
      </w:r>
      <w:proofErr w:type="spellStart"/>
      <w:r>
        <w:rPr>
          <w:b w:val="0"/>
          <w:bCs w:val="0"/>
          <w:color w:val="auto"/>
          <w:sz w:val="22"/>
          <w:szCs w:val="22"/>
        </w:rPr>
        <w:t>licence</w:t>
      </w:r>
      <w:proofErr w:type="spellEnd"/>
      <w:r>
        <w:rPr>
          <w:b w:val="0"/>
          <w:bCs w:val="0"/>
          <w:color w:val="auto"/>
          <w:sz w:val="22"/>
          <w:szCs w:val="22"/>
        </w:rPr>
        <w:t>.  The Recipient may use, and permit its contractors to use, the Service Provider Intellectual Property solely for the Recipient’s internal business purposes.  This clause will survive termination of any other terms of this Agreement.</w:t>
      </w:r>
    </w:p>
    <w:p w14:paraId="6C99EF3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In no event will the Service Provider be precluded from independently developing for itself, or for others, materials which are competitive with, or similar to, the Deliverables, provided that no proprietary or Confidential Information of the Recipient is used or disclosed.  In addition, the Service Provider is free to use its general knowledge, skills and experience, and any ideas, concepts, know-how, formats, templates, methodologies and techniques that are acquired or used in the course of providing the Services.</w:t>
      </w:r>
    </w:p>
    <w:p w14:paraId="687B4C73"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Bespoke Intellectual Property</w:t>
      </w:r>
    </w:p>
    <w:p w14:paraId="5D30C39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All Bespoke Intellectual Property will be the property of the Recipient.  The Service Provider will irrevocably transfer all of its rights and interest in all Bespoke Intellectual Property arising in the course of this Agreement to the Recipient upon its development.  The Service Provider must, at the Recipient’s request and expense, do all things and sign all documents required to transfer the Bespoke Intellectual Property to the Recipient or any successor in title.  In this regard the Parties will conclude one or more Intellectual Property Rights Transfer Agreements which will form part of this Agreement.  Intellectual Property Rights Transfer Agreements may be concluded at any time and will survive the termination of any other terms of this Agreement.  No compensation in addition to its payment under this Agreement will be paid to the Service Provider for the transfer of Bespoke Intellectual Property.  </w:t>
      </w:r>
    </w:p>
    <w:p w14:paraId="32CCAD08"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If any patentable Bespoke Intellectual Property is developed during the course of the Services, the Service Provider must immediately notify the Recipient in order that the Recipient may register a patent, alternatively if the Service Provider registers a patent it will transfer the patent to the Recipient in terms of an Intellectual Property Rights Transfer Agreement.</w:t>
      </w:r>
    </w:p>
    <w:p w14:paraId="7116EDAF"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Service Provider must be competent to transfer the Bespoke Intellectual Property to the Recipient.</w:t>
      </w:r>
    </w:p>
    <w:p w14:paraId="17A9545A"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Service Provider must do all things necessary and sign all documents necessary to:</w:t>
      </w:r>
    </w:p>
    <w:p w14:paraId="5615CB3F"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lastRenderedPageBreak/>
        <w:t>assist the Recipient or any successor in title in registering or otherwise protecting any Bespoke Intellectual Property transferred to the Recipient in terms of this Agreement; and</w:t>
      </w:r>
    </w:p>
    <w:p w14:paraId="1D2325D4"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prove the subsistence of any Bespoke Intellectual Property for the purpose of enforcement and protection of the Bespoke Intellectual Property.</w:t>
      </w:r>
    </w:p>
    <w:p w14:paraId="686EE5B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Third-Party Intellectual Property</w:t>
      </w:r>
    </w:p>
    <w:p w14:paraId="01709EEA" w14:textId="77777777" w:rsidR="00893B05" w:rsidRDefault="00F14863">
      <w:pPr>
        <w:pStyle w:val="Heading3"/>
        <w:keepNext w:val="0"/>
        <w:keepLines w:val="0"/>
        <w:numPr>
          <w:ilvl w:val="2"/>
          <w:numId w:val="11"/>
        </w:numPr>
        <w:tabs>
          <w:tab w:val="left" w:pos="1080"/>
        </w:tabs>
        <w:spacing w:before="240"/>
        <w:ind w:left="1080" w:hanging="1080"/>
        <w:rPr>
          <w:sz w:val="22"/>
          <w:szCs w:val="22"/>
        </w:rPr>
      </w:pPr>
      <w:bookmarkStart w:id="87" w:name="_Ref78294173"/>
      <w:r>
        <w:rPr>
          <w:b w:val="0"/>
          <w:bCs w:val="0"/>
          <w:color w:val="auto"/>
          <w:sz w:val="22"/>
          <w:szCs w:val="22"/>
        </w:rPr>
        <w:t>If the Service Provider uses any Third-Party Intellectual Property to provide the Services it must have the right to do so.</w:t>
      </w:r>
      <w:bookmarkEnd w:id="87"/>
      <w:r>
        <w:rPr>
          <w:b w:val="0"/>
          <w:bCs w:val="0"/>
          <w:color w:val="auto"/>
          <w:sz w:val="22"/>
          <w:szCs w:val="22"/>
        </w:rPr>
        <w:t xml:space="preserve"> </w:t>
      </w:r>
    </w:p>
    <w:p w14:paraId="588D3845" w14:textId="77777777" w:rsidR="00893B05" w:rsidRDefault="00F14863">
      <w:pPr>
        <w:pStyle w:val="Heading3"/>
        <w:keepNext w:val="0"/>
        <w:keepLines w:val="0"/>
        <w:numPr>
          <w:ilvl w:val="2"/>
          <w:numId w:val="11"/>
        </w:numPr>
        <w:tabs>
          <w:tab w:val="left" w:pos="1080"/>
        </w:tabs>
        <w:spacing w:before="240"/>
        <w:ind w:left="1080" w:hanging="1080"/>
        <w:rPr>
          <w:sz w:val="22"/>
          <w:szCs w:val="22"/>
        </w:rPr>
      </w:pPr>
      <w:bookmarkStart w:id="88" w:name="_Ref78294175"/>
      <w:r>
        <w:rPr>
          <w:b w:val="0"/>
          <w:bCs w:val="0"/>
          <w:color w:val="auto"/>
          <w:sz w:val="22"/>
          <w:szCs w:val="22"/>
        </w:rPr>
        <w:t xml:space="preserve">If Third-Party Intellectual Property must be used by the Recipient or any person contracted by it, then unless it is open-source software it may only be used in the Services if the third party grants a </w:t>
      </w:r>
      <w:proofErr w:type="spellStart"/>
      <w:r>
        <w:rPr>
          <w:b w:val="0"/>
          <w:bCs w:val="0"/>
          <w:color w:val="auto"/>
          <w:sz w:val="22"/>
          <w:szCs w:val="22"/>
        </w:rPr>
        <w:t>licence</w:t>
      </w:r>
      <w:proofErr w:type="spellEnd"/>
      <w:r>
        <w:rPr>
          <w:b w:val="0"/>
          <w:bCs w:val="0"/>
          <w:color w:val="auto"/>
          <w:sz w:val="22"/>
          <w:szCs w:val="22"/>
        </w:rPr>
        <w:t xml:space="preserve"> to the Recipient:</w:t>
      </w:r>
      <w:bookmarkEnd w:id="88"/>
    </w:p>
    <w:p w14:paraId="3CB490ED"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to use and adapt the Third-Party Intellectual Property; and</w:t>
      </w:r>
    </w:p>
    <w:p w14:paraId="76289B94"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to permit its contractors to use and adapt the Third-Party Intellectual Property,</w:t>
      </w:r>
    </w:p>
    <w:p w14:paraId="0EE5618C" w14:textId="77777777" w:rsidR="00893B05" w:rsidRDefault="00F14863">
      <w:pPr>
        <w:pStyle w:val="Heading2"/>
        <w:keepNext w:val="0"/>
        <w:keepLines w:val="0"/>
        <w:spacing w:before="240"/>
        <w:ind w:left="1080"/>
        <w:rPr>
          <w:sz w:val="22"/>
          <w:szCs w:val="22"/>
        </w:rPr>
      </w:pPr>
      <w:r>
        <w:rPr>
          <w:b w:val="0"/>
          <w:bCs w:val="0"/>
          <w:color w:val="auto"/>
          <w:sz w:val="22"/>
          <w:szCs w:val="22"/>
        </w:rPr>
        <w:t xml:space="preserve">for the Recipient’s internal purposes on terms acceptable to the Recipient.  The obligation to procure the abovementioned </w:t>
      </w:r>
      <w:proofErr w:type="spellStart"/>
      <w:r>
        <w:rPr>
          <w:b w:val="0"/>
          <w:bCs w:val="0"/>
          <w:color w:val="auto"/>
          <w:sz w:val="22"/>
          <w:szCs w:val="22"/>
        </w:rPr>
        <w:t>licence</w:t>
      </w:r>
      <w:proofErr w:type="spellEnd"/>
      <w:r>
        <w:rPr>
          <w:b w:val="0"/>
          <w:bCs w:val="0"/>
          <w:color w:val="auto"/>
          <w:sz w:val="22"/>
          <w:szCs w:val="22"/>
        </w:rPr>
        <w:t xml:space="preserve"> will be the Service Provider’s.  </w:t>
      </w:r>
    </w:p>
    <w:p w14:paraId="10DBF72D"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Service Provider will indemnify the Recipient against any Losses caused by its breach of clauses </w:t>
      </w:r>
      <w:r>
        <w:rPr>
          <w:b w:val="0"/>
          <w:bCs w:val="0"/>
          <w:color w:val="auto"/>
          <w:sz w:val="22"/>
          <w:szCs w:val="22"/>
        </w:rPr>
        <w:fldChar w:fldCharType="begin"/>
      </w:r>
      <w:r>
        <w:rPr>
          <w:b w:val="0"/>
          <w:bCs w:val="0"/>
          <w:color w:val="auto"/>
          <w:sz w:val="22"/>
          <w:szCs w:val="22"/>
        </w:rPr>
        <w:instrText xml:space="preserve"> REF _Ref78294173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12.4.1</w:t>
      </w:r>
      <w:r>
        <w:rPr>
          <w:b w:val="0"/>
          <w:bCs w:val="0"/>
          <w:color w:val="000000"/>
          <w:sz w:val="22"/>
          <w:szCs w:val="22"/>
        </w:rPr>
        <w:fldChar w:fldCharType="end"/>
      </w:r>
      <w:r>
        <w:rPr>
          <w:b w:val="0"/>
          <w:bCs w:val="0"/>
          <w:color w:val="auto"/>
          <w:sz w:val="22"/>
          <w:szCs w:val="22"/>
        </w:rPr>
        <w:t xml:space="preserve"> and </w:t>
      </w:r>
      <w:r>
        <w:rPr>
          <w:b w:val="0"/>
          <w:bCs w:val="0"/>
          <w:color w:val="auto"/>
          <w:sz w:val="22"/>
          <w:szCs w:val="22"/>
        </w:rPr>
        <w:fldChar w:fldCharType="begin"/>
      </w:r>
      <w:r>
        <w:rPr>
          <w:b w:val="0"/>
          <w:bCs w:val="0"/>
          <w:color w:val="auto"/>
          <w:sz w:val="22"/>
          <w:szCs w:val="22"/>
        </w:rPr>
        <w:instrText xml:space="preserve"> REF _Ref78294175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12.4.2</w:t>
      </w:r>
      <w:r>
        <w:rPr>
          <w:b w:val="0"/>
          <w:bCs w:val="0"/>
          <w:color w:val="000000"/>
          <w:sz w:val="22"/>
          <w:szCs w:val="22"/>
        </w:rPr>
        <w:fldChar w:fldCharType="end"/>
      </w:r>
      <w:r>
        <w:rPr>
          <w:b w:val="0"/>
          <w:bCs w:val="0"/>
          <w:color w:val="auto"/>
          <w:sz w:val="22"/>
          <w:szCs w:val="22"/>
        </w:rPr>
        <w:t xml:space="preserve"> and at its own cost take all steps necessary to rectify the breach upon the demand of the Recipient.  </w:t>
      </w:r>
    </w:p>
    <w:p w14:paraId="61A63F7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Contracts with subcontractors</w:t>
      </w:r>
    </w:p>
    <w:p w14:paraId="41DE2C1F" w14:textId="77777777" w:rsidR="00893B05" w:rsidRDefault="00F14863">
      <w:pPr>
        <w:pStyle w:val="Heading3"/>
        <w:keepNext w:val="0"/>
        <w:keepLines w:val="0"/>
        <w:numPr>
          <w:ilvl w:val="2"/>
          <w:numId w:val="11"/>
        </w:numPr>
        <w:tabs>
          <w:tab w:val="left" w:pos="1080"/>
        </w:tabs>
        <w:spacing w:before="240"/>
        <w:ind w:left="1080" w:hanging="1080"/>
        <w:rPr>
          <w:sz w:val="22"/>
          <w:szCs w:val="22"/>
        </w:rPr>
      </w:pPr>
      <w:bookmarkStart w:id="89" w:name="_Ref78294253"/>
      <w:r>
        <w:rPr>
          <w:b w:val="0"/>
          <w:bCs w:val="0"/>
          <w:color w:val="auto"/>
          <w:sz w:val="22"/>
          <w:szCs w:val="22"/>
        </w:rPr>
        <w:t>The Service Provider must ensure that its contracts with its subcontractors include written:</w:t>
      </w:r>
      <w:bookmarkEnd w:id="89"/>
    </w:p>
    <w:p w14:paraId="034F8452"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 xml:space="preserve">warranties that all Bespoke Intellectual Property created by the subcontractor is original and does not infringe the intellectual property rights of any third party; </w:t>
      </w:r>
    </w:p>
    <w:p w14:paraId="1C93F636"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 xml:space="preserve">transfers to the Service Provider of all individual rights and interest in Bespoke Intellectual Property created by the subcontractor or acquired by it in terms of clause </w:t>
      </w:r>
      <w:r>
        <w:rPr>
          <w:b w:val="0"/>
          <w:bCs w:val="0"/>
          <w:color w:val="auto"/>
          <w:sz w:val="22"/>
          <w:szCs w:val="22"/>
        </w:rPr>
        <w:fldChar w:fldCharType="begin"/>
      </w:r>
      <w:r>
        <w:rPr>
          <w:b w:val="0"/>
          <w:bCs w:val="0"/>
          <w:color w:val="auto"/>
          <w:sz w:val="22"/>
          <w:szCs w:val="22"/>
        </w:rPr>
        <w:instrText xml:space="preserve"> REF _Ref78294235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12.5.1.3</w:t>
      </w:r>
      <w:r>
        <w:rPr>
          <w:b w:val="0"/>
          <w:bCs w:val="0"/>
          <w:color w:val="000000"/>
          <w:sz w:val="22"/>
          <w:szCs w:val="22"/>
        </w:rPr>
        <w:fldChar w:fldCharType="end"/>
      </w:r>
      <w:r>
        <w:rPr>
          <w:b w:val="0"/>
          <w:bCs w:val="0"/>
          <w:color w:val="auto"/>
          <w:sz w:val="22"/>
          <w:szCs w:val="22"/>
        </w:rPr>
        <w:t>; and</w:t>
      </w:r>
    </w:p>
    <w:p w14:paraId="735946D7" w14:textId="77777777" w:rsidR="00893B05" w:rsidRDefault="00F14863">
      <w:pPr>
        <w:pStyle w:val="Heading2"/>
        <w:keepNext w:val="0"/>
        <w:keepLines w:val="0"/>
        <w:numPr>
          <w:ilvl w:val="3"/>
          <w:numId w:val="11"/>
        </w:numPr>
        <w:tabs>
          <w:tab w:val="left" w:pos="1440"/>
        </w:tabs>
        <w:spacing w:before="240"/>
        <w:ind w:left="1440" w:hanging="1440"/>
        <w:rPr>
          <w:sz w:val="22"/>
          <w:szCs w:val="22"/>
        </w:rPr>
      </w:pPr>
      <w:bookmarkStart w:id="90" w:name="_Ref78294235"/>
      <w:r>
        <w:rPr>
          <w:b w:val="0"/>
          <w:bCs w:val="0"/>
          <w:color w:val="auto"/>
          <w:sz w:val="22"/>
          <w:szCs w:val="22"/>
        </w:rPr>
        <w:t>obligations to ensure that the subcontractors acquire all rights and interests in any Bespoke Intellectual Property arising or created by any further subcontractors engaged in the Services.</w:t>
      </w:r>
      <w:bookmarkEnd w:id="90"/>
      <w:r>
        <w:rPr>
          <w:b w:val="0"/>
          <w:bCs w:val="0"/>
          <w:color w:val="auto"/>
          <w:sz w:val="22"/>
          <w:szCs w:val="22"/>
        </w:rPr>
        <w:t xml:space="preserve"> </w:t>
      </w:r>
    </w:p>
    <w:p w14:paraId="42FF930D"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Service Provider will indemnify the Recipient against any Losses caused by its breach of clause </w:t>
      </w:r>
      <w:r>
        <w:rPr>
          <w:b w:val="0"/>
          <w:bCs w:val="0"/>
          <w:color w:val="auto"/>
          <w:sz w:val="22"/>
          <w:szCs w:val="22"/>
        </w:rPr>
        <w:fldChar w:fldCharType="begin"/>
      </w:r>
      <w:r>
        <w:rPr>
          <w:b w:val="0"/>
          <w:bCs w:val="0"/>
          <w:color w:val="auto"/>
          <w:sz w:val="22"/>
          <w:szCs w:val="22"/>
        </w:rPr>
        <w:instrText xml:space="preserve"> REF _Ref78294253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12.5.1</w:t>
      </w:r>
      <w:r>
        <w:rPr>
          <w:b w:val="0"/>
          <w:bCs w:val="0"/>
          <w:color w:val="000000"/>
          <w:sz w:val="22"/>
          <w:szCs w:val="22"/>
        </w:rPr>
        <w:fldChar w:fldCharType="end"/>
      </w:r>
      <w:r>
        <w:rPr>
          <w:b w:val="0"/>
          <w:bCs w:val="0"/>
          <w:color w:val="auto"/>
          <w:sz w:val="22"/>
          <w:szCs w:val="22"/>
        </w:rPr>
        <w:t xml:space="preserve"> and at its own cost take all steps necessary to rectify the breach upon the demand of the Recipient.</w:t>
      </w:r>
    </w:p>
    <w:p w14:paraId="61B937C2"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Waiver of personality and moral rights</w:t>
      </w:r>
    </w:p>
    <w:p w14:paraId="199CE5BF" w14:textId="77777777" w:rsidR="00893B05" w:rsidRDefault="00F14863">
      <w:pPr>
        <w:pStyle w:val="Heading2"/>
        <w:keepNext w:val="0"/>
        <w:keepLines w:val="0"/>
        <w:spacing w:before="240"/>
        <w:ind w:left="792"/>
        <w:rPr>
          <w:sz w:val="22"/>
          <w:szCs w:val="22"/>
        </w:rPr>
      </w:pPr>
      <w:r>
        <w:rPr>
          <w:b w:val="0"/>
          <w:bCs w:val="0"/>
          <w:color w:val="auto"/>
          <w:sz w:val="22"/>
          <w:szCs w:val="22"/>
        </w:rPr>
        <w:t>The Service Provider waives all personality and moral rights in Bespoke Intellectual Property transferred to the Recipient in terms of an Intellectual Property Rights Transfer Agreement.</w:t>
      </w:r>
    </w:p>
    <w:p w14:paraId="332682D1" w14:textId="77777777" w:rsidR="00893B05" w:rsidRDefault="00F14863">
      <w:pPr>
        <w:pStyle w:val="Heading1"/>
        <w:keepLines w:val="0"/>
        <w:numPr>
          <w:ilvl w:val="0"/>
          <w:numId w:val="11"/>
        </w:numPr>
        <w:tabs>
          <w:tab w:val="left" w:pos="360"/>
        </w:tabs>
        <w:spacing w:before="360"/>
        <w:ind w:left="360" w:hanging="360"/>
        <w:rPr>
          <w:sz w:val="22"/>
          <w:szCs w:val="22"/>
        </w:rPr>
      </w:pPr>
      <w:bookmarkStart w:id="91" w:name="_Ref348979708"/>
      <w:bookmarkStart w:id="92" w:name="_Toc47522796"/>
      <w:bookmarkStart w:id="93" w:name="_Toc81312092"/>
      <w:r>
        <w:rPr>
          <w:color w:val="auto"/>
          <w:sz w:val="22"/>
          <w:szCs w:val="22"/>
        </w:rPr>
        <w:lastRenderedPageBreak/>
        <w:t>Subcontractors</w:t>
      </w:r>
      <w:bookmarkEnd w:id="91"/>
      <w:bookmarkEnd w:id="92"/>
      <w:bookmarkEnd w:id="93"/>
    </w:p>
    <w:p w14:paraId="677548C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may not use subcontractors to provide any portion of the Services without the Recipient’s prior written permission.  Nothing in this clause shall prevent the Service Provider from </w:t>
      </w:r>
      <w:proofErr w:type="spellStart"/>
      <w:r>
        <w:rPr>
          <w:b w:val="0"/>
          <w:bCs w:val="0"/>
          <w:color w:val="auto"/>
          <w:sz w:val="22"/>
          <w:szCs w:val="22"/>
        </w:rPr>
        <w:t>utilising</w:t>
      </w:r>
      <w:proofErr w:type="spellEnd"/>
      <w:r>
        <w:rPr>
          <w:b w:val="0"/>
          <w:bCs w:val="0"/>
          <w:color w:val="auto"/>
          <w:sz w:val="22"/>
          <w:szCs w:val="22"/>
        </w:rPr>
        <w:t xml:space="preserve"> its consultants to provide the Services</w:t>
      </w:r>
      <w:r w:rsidRPr="004E2A31">
        <w:rPr>
          <w:b w:val="0"/>
          <w:bCs w:val="0"/>
          <w:color w:val="auto"/>
          <w:sz w:val="22"/>
          <w:szCs w:val="22"/>
        </w:rPr>
        <w:t>, provided that the Service Provider shall remain liable to the Recipient for the actions of such consultants.</w:t>
      </w:r>
    </w:p>
    <w:p w14:paraId="197573ED"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Subcontracting does not relieve the Service Provider from any of its obligations under this Agreement and the Service Provider will be liable to the Recipient for all losses or damages incurred by the Recipient through the acts or omissions of its subcontractors as if the acts and omissions were those of the Service Provider itself.</w:t>
      </w:r>
    </w:p>
    <w:p w14:paraId="49ED141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If the Recipient learns that any of the Service Provider’s subcontractors are incapable of performing the tasks assigned to it or acts in a manner inconsistent with the obligations of the Service Provider, then the Recipient will inform the Service Provider in writing.  The Service Provider will have 5 (five) Business Days within which to remedy the cause for complaint failing which the subcontractor must be removed from the rendering of the Services permanently.  The Service Provider will perform the previously subcontracted Services directly or appoint a replacement subcontractor.  This clause </w:t>
      </w:r>
      <w:r>
        <w:rPr>
          <w:b w:val="0"/>
          <w:bCs w:val="0"/>
          <w:color w:val="auto"/>
          <w:sz w:val="22"/>
          <w:szCs w:val="22"/>
        </w:rPr>
        <w:fldChar w:fldCharType="begin"/>
      </w:r>
      <w:r>
        <w:rPr>
          <w:b w:val="0"/>
          <w:bCs w:val="0"/>
          <w:color w:val="auto"/>
          <w:sz w:val="22"/>
          <w:szCs w:val="22"/>
        </w:rPr>
        <w:instrText xml:space="preserve"> REF _Ref348979708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13</w:t>
      </w:r>
      <w:r>
        <w:rPr>
          <w:b w:val="0"/>
          <w:bCs w:val="0"/>
          <w:color w:val="000000"/>
          <w:sz w:val="22"/>
          <w:szCs w:val="22"/>
        </w:rPr>
        <w:fldChar w:fldCharType="end"/>
      </w:r>
      <w:r>
        <w:rPr>
          <w:b w:val="0"/>
          <w:bCs w:val="0"/>
          <w:color w:val="auto"/>
          <w:sz w:val="22"/>
          <w:szCs w:val="22"/>
        </w:rPr>
        <w:t xml:space="preserve"> also applies to all replacement subcontractors.</w:t>
      </w:r>
    </w:p>
    <w:p w14:paraId="272819F6" w14:textId="77777777" w:rsidR="00893B05" w:rsidRDefault="00F14863">
      <w:pPr>
        <w:pStyle w:val="Heading1"/>
        <w:keepLines w:val="0"/>
        <w:numPr>
          <w:ilvl w:val="0"/>
          <w:numId w:val="11"/>
        </w:numPr>
        <w:tabs>
          <w:tab w:val="left" w:pos="360"/>
        </w:tabs>
        <w:spacing w:before="360"/>
        <w:ind w:left="360" w:hanging="360"/>
        <w:rPr>
          <w:sz w:val="22"/>
          <w:szCs w:val="22"/>
        </w:rPr>
      </w:pPr>
      <w:bookmarkStart w:id="94" w:name="_Ref348978423"/>
      <w:bookmarkStart w:id="95" w:name="_Toc47522797"/>
      <w:bookmarkStart w:id="96" w:name="_Toc81312093"/>
      <w:r>
        <w:rPr>
          <w:color w:val="auto"/>
          <w:sz w:val="22"/>
          <w:szCs w:val="22"/>
        </w:rPr>
        <w:t>The Service Provider’s general obligations</w:t>
      </w:r>
      <w:bookmarkEnd w:id="94"/>
      <w:bookmarkEnd w:id="95"/>
      <w:bookmarkEnd w:id="96"/>
    </w:p>
    <w:p w14:paraId="4878ABE9" w14:textId="77777777" w:rsidR="00893B05" w:rsidRDefault="00F14863">
      <w:pPr>
        <w:pStyle w:val="Heading2"/>
        <w:keepNext w:val="0"/>
        <w:keepLines w:val="0"/>
        <w:spacing w:before="240"/>
        <w:ind w:left="360"/>
        <w:rPr>
          <w:sz w:val="22"/>
          <w:szCs w:val="22"/>
        </w:rPr>
      </w:pPr>
      <w:r>
        <w:rPr>
          <w:b w:val="0"/>
          <w:bCs w:val="0"/>
          <w:color w:val="auto"/>
          <w:sz w:val="22"/>
          <w:szCs w:val="22"/>
        </w:rPr>
        <w:t>Without derogating from any of its other obligations in terms of this Agreement, the Service Provider must:</w:t>
      </w:r>
    </w:p>
    <w:p w14:paraId="5867F6A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perform the Services and deliver the Deliverables in accordance with:</w:t>
      </w:r>
    </w:p>
    <w:p w14:paraId="276EBC9D" w14:textId="77777777" w:rsidR="00893B05" w:rsidRDefault="00F14863">
      <w:pPr>
        <w:pStyle w:val="Heading2"/>
        <w:keepNext w:val="0"/>
        <w:keepLines w:val="0"/>
        <w:numPr>
          <w:ilvl w:val="2"/>
          <w:numId w:val="11"/>
        </w:numPr>
        <w:tabs>
          <w:tab w:val="left" w:pos="993"/>
        </w:tabs>
        <w:spacing w:before="240"/>
        <w:ind w:left="993" w:hanging="993"/>
        <w:rPr>
          <w:sz w:val="22"/>
          <w:szCs w:val="22"/>
        </w:rPr>
      </w:pPr>
      <w:r>
        <w:rPr>
          <w:b w:val="0"/>
          <w:bCs w:val="0"/>
          <w:color w:val="auto"/>
          <w:sz w:val="22"/>
          <w:szCs w:val="22"/>
        </w:rPr>
        <w:t>Best Practices in the Service Provider’s industry, profession or trade; and</w:t>
      </w:r>
      <w:r>
        <w:rPr>
          <w:color w:val="auto"/>
          <w:sz w:val="22"/>
          <w:szCs w:val="22"/>
        </w:rPr>
        <w:t xml:space="preserve"> </w:t>
      </w:r>
    </w:p>
    <w:p w14:paraId="5E46993E" w14:textId="77777777" w:rsidR="00893B05" w:rsidRDefault="00F14863">
      <w:pPr>
        <w:pStyle w:val="Heading2"/>
        <w:keepNext w:val="0"/>
        <w:keepLines w:val="0"/>
        <w:numPr>
          <w:ilvl w:val="2"/>
          <w:numId w:val="11"/>
        </w:numPr>
        <w:tabs>
          <w:tab w:val="left" w:pos="993"/>
        </w:tabs>
        <w:spacing w:before="240"/>
        <w:ind w:left="993" w:hanging="993"/>
        <w:rPr>
          <w:sz w:val="22"/>
          <w:szCs w:val="22"/>
        </w:rPr>
      </w:pPr>
      <w:r>
        <w:rPr>
          <w:b w:val="0"/>
          <w:bCs w:val="0"/>
          <w:color w:val="auto"/>
          <w:sz w:val="22"/>
          <w:szCs w:val="22"/>
        </w:rPr>
        <w:t xml:space="preserve">the provisions of </w:t>
      </w:r>
      <w:r>
        <w:rPr>
          <w:color w:val="auto"/>
          <w:sz w:val="22"/>
          <w:szCs w:val="22"/>
        </w:rPr>
        <w:t xml:space="preserve">Annexure A </w:t>
      </w:r>
      <w:r>
        <w:rPr>
          <w:b w:val="0"/>
          <w:bCs w:val="0"/>
          <w:color w:val="auto"/>
          <w:sz w:val="22"/>
          <w:szCs w:val="22"/>
        </w:rPr>
        <w:t>of</w:t>
      </w:r>
      <w:r>
        <w:rPr>
          <w:color w:val="auto"/>
          <w:sz w:val="22"/>
          <w:szCs w:val="22"/>
        </w:rPr>
        <w:t xml:space="preserve"> 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p>
    <w:p w14:paraId="5571C0EE" w14:textId="77777777" w:rsidR="00893B05" w:rsidRDefault="00F14863">
      <w:pPr>
        <w:pStyle w:val="Heading2"/>
        <w:keepNext w:val="0"/>
        <w:keepLines w:val="0"/>
        <w:numPr>
          <w:ilvl w:val="1"/>
          <w:numId w:val="11"/>
        </w:numPr>
        <w:tabs>
          <w:tab w:val="left" w:pos="709"/>
        </w:tabs>
        <w:spacing w:before="240"/>
        <w:ind w:left="709" w:hanging="709"/>
        <w:rPr>
          <w:sz w:val="22"/>
          <w:szCs w:val="22"/>
        </w:rPr>
      </w:pPr>
      <w:r>
        <w:rPr>
          <w:b w:val="0"/>
          <w:bCs w:val="0"/>
          <w:color w:val="auto"/>
          <w:sz w:val="22"/>
          <w:szCs w:val="22"/>
        </w:rPr>
        <w:t>ensure that the Deliverables shall be fit for any purpose expressly or implicitly made known to the Service Provider by the Recipient;</w:t>
      </w:r>
    </w:p>
    <w:p w14:paraId="08034966"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ensure that the Deliverables, and all goods, materials, standards and techniques used in providing the Services are of the best quality and are free from defects in workmanship, installation and design;</w:t>
      </w:r>
    </w:p>
    <w:p w14:paraId="012386D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cooperate with the Recipient’s personnel, transfer skills where possible and comply with the Recipient’s instructions (whether written or oral);</w:t>
      </w:r>
    </w:p>
    <w:p w14:paraId="4AF926E5"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provide its personnel with all equipment and resources necessary for their performance of the Services; </w:t>
      </w:r>
    </w:p>
    <w:p w14:paraId="535606E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ensure that the best interests of the Recipient are served when performing the Services;</w:t>
      </w:r>
    </w:p>
    <w:p w14:paraId="26534D1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comply with, and ensure that all of its employees, representatives and/or agents comply with, any and all rules, regulations, procedures and/or processes which are imposed by the Recipient and notified to the Service Provider from time to time including, but not limited to, rules, regulations, procedures and/or processes relating to access, health, safety and/or the environment;</w:t>
      </w:r>
    </w:p>
    <w:p w14:paraId="64C24E2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lastRenderedPageBreak/>
        <w:t>keep accurate records of the Services and on instruction from the Recipient collect and submit the records and any documentation, reports or other materials associated with the Services;</w:t>
      </w:r>
    </w:p>
    <w:p w14:paraId="0D3C978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produce statistics arising from the Services that may be required by the Recipient when requested to do so; and</w:t>
      </w:r>
    </w:p>
    <w:p w14:paraId="688E688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communicate all information, findings and knowledge gained during the Services that is, or may be, beneficial to the Recipient;</w:t>
      </w:r>
    </w:p>
    <w:p w14:paraId="3A4C728F"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not do or omit to do anything which may cause the Recipient to lose any </w:t>
      </w:r>
      <w:proofErr w:type="spellStart"/>
      <w:r>
        <w:rPr>
          <w:b w:val="0"/>
          <w:bCs w:val="0"/>
          <w:color w:val="auto"/>
          <w:sz w:val="22"/>
          <w:szCs w:val="22"/>
        </w:rPr>
        <w:t>licence</w:t>
      </w:r>
      <w:proofErr w:type="spellEnd"/>
      <w:r>
        <w:rPr>
          <w:b w:val="0"/>
          <w:bCs w:val="0"/>
          <w:color w:val="auto"/>
          <w:sz w:val="22"/>
          <w:szCs w:val="22"/>
        </w:rPr>
        <w:t>, authority, consent or permission on which it relies for the purposes of conducting its business;</w:t>
      </w:r>
    </w:p>
    <w:p w14:paraId="21D3B34A" w14:textId="638727A0" w:rsidR="00893B05" w:rsidRDefault="00F14863">
      <w:pPr>
        <w:pStyle w:val="Heading2"/>
        <w:keepNext w:val="0"/>
        <w:keepLines w:val="0"/>
        <w:numPr>
          <w:ilvl w:val="1"/>
          <w:numId w:val="11"/>
        </w:numPr>
        <w:tabs>
          <w:tab w:val="left" w:pos="782"/>
        </w:tabs>
        <w:spacing w:before="240"/>
        <w:ind w:left="720" w:hanging="720"/>
        <w:rPr>
          <w:b w:val="0"/>
          <w:bCs w:val="0"/>
          <w:color w:val="auto"/>
          <w:sz w:val="22"/>
          <w:szCs w:val="22"/>
        </w:rPr>
      </w:pPr>
      <w:r>
        <w:rPr>
          <w:b w:val="0"/>
          <w:bCs w:val="0"/>
          <w:color w:val="auto"/>
          <w:sz w:val="22"/>
          <w:szCs w:val="22"/>
        </w:rPr>
        <w:t>hold all Recipient Materials in safe custody at its own risk and maintain the Recipient Materials in good condition until returned to the Recipient.  The Service Provider must furthermore not dispose of or use the Recipient Materials, save as otherwise expressly provided in this Agreement.</w:t>
      </w:r>
    </w:p>
    <w:p w14:paraId="53080E2C" w14:textId="77777777" w:rsidR="004E2A31" w:rsidRPr="004E2A31" w:rsidRDefault="004E2A31" w:rsidP="004E2A31"/>
    <w:p w14:paraId="5191E178" w14:textId="77777777" w:rsidR="00893B05" w:rsidRPr="004E2A31" w:rsidRDefault="00F14863" w:rsidP="004E2A31">
      <w:pPr>
        <w:pStyle w:val="Heading2"/>
        <w:keepNext w:val="0"/>
        <w:keepLines w:val="0"/>
        <w:numPr>
          <w:ilvl w:val="1"/>
          <w:numId w:val="11"/>
        </w:numPr>
        <w:tabs>
          <w:tab w:val="left" w:pos="782"/>
        </w:tabs>
        <w:spacing w:before="0" w:line="276" w:lineRule="auto"/>
        <w:ind w:left="720" w:hanging="720"/>
        <w:rPr>
          <w:b w:val="0"/>
          <w:bCs w:val="0"/>
          <w:color w:val="auto"/>
          <w:sz w:val="22"/>
          <w:szCs w:val="22"/>
        </w:rPr>
      </w:pPr>
      <w:r w:rsidRPr="004E2A31">
        <w:rPr>
          <w:b w:val="0"/>
          <w:bCs w:val="0"/>
          <w:color w:val="auto"/>
          <w:sz w:val="22"/>
          <w:szCs w:val="22"/>
        </w:rPr>
        <w:t>The Service Provider shall not be liable for any failure to perform its obligations attributable to:</w:t>
      </w:r>
    </w:p>
    <w:p w14:paraId="64838C49" w14:textId="11D4BDF9" w:rsidR="00893B05" w:rsidRPr="004E2A31" w:rsidRDefault="00F14863" w:rsidP="004E2A31">
      <w:pPr>
        <w:pStyle w:val="Heading2"/>
        <w:keepNext w:val="0"/>
        <w:keepLines w:val="0"/>
        <w:numPr>
          <w:ilvl w:val="2"/>
          <w:numId w:val="11"/>
        </w:numPr>
        <w:spacing w:before="0" w:line="276" w:lineRule="auto"/>
        <w:ind w:left="1170" w:hanging="1170"/>
        <w:rPr>
          <w:b w:val="0"/>
          <w:bCs w:val="0"/>
          <w:color w:val="auto"/>
          <w:sz w:val="22"/>
          <w:szCs w:val="22"/>
        </w:rPr>
      </w:pPr>
      <w:r w:rsidRPr="004E2A31">
        <w:rPr>
          <w:b w:val="0"/>
          <w:bCs w:val="0"/>
          <w:color w:val="auto"/>
          <w:sz w:val="22"/>
          <w:szCs w:val="22"/>
        </w:rPr>
        <w:t>Any failure by Recipient to comply with its obligations in terms of this Agreement;</w:t>
      </w:r>
    </w:p>
    <w:p w14:paraId="25A9C89A" w14:textId="330EED60" w:rsidR="00893B05" w:rsidRPr="004E2A31" w:rsidRDefault="00F14863" w:rsidP="004E2A31">
      <w:pPr>
        <w:pStyle w:val="Heading2"/>
        <w:keepNext w:val="0"/>
        <w:keepLines w:val="0"/>
        <w:numPr>
          <w:ilvl w:val="2"/>
          <w:numId w:val="11"/>
        </w:numPr>
        <w:spacing w:before="0" w:line="276" w:lineRule="auto"/>
        <w:ind w:left="1170" w:hanging="1170"/>
        <w:rPr>
          <w:b w:val="0"/>
          <w:bCs w:val="0"/>
          <w:color w:val="auto"/>
          <w:sz w:val="22"/>
          <w:szCs w:val="22"/>
        </w:rPr>
      </w:pPr>
      <w:r w:rsidRPr="004E2A31">
        <w:rPr>
          <w:b w:val="0"/>
          <w:bCs w:val="0"/>
          <w:color w:val="auto"/>
          <w:sz w:val="22"/>
          <w:szCs w:val="22"/>
        </w:rPr>
        <w:t>Any delay in the provision of information, instructions or decisions by the Recipient;</w:t>
      </w:r>
    </w:p>
    <w:p w14:paraId="7D818DFD" w14:textId="6A4CB215" w:rsidR="00893B05" w:rsidRPr="004E2A31" w:rsidRDefault="00F14863" w:rsidP="004E2A31">
      <w:pPr>
        <w:pStyle w:val="Heading2"/>
        <w:keepNext w:val="0"/>
        <w:keepLines w:val="0"/>
        <w:numPr>
          <w:ilvl w:val="2"/>
          <w:numId w:val="11"/>
        </w:numPr>
        <w:spacing w:before="0" w:line="276" w:lineRule="auto"/>
        <w:ind w:left="1170" w:hanging="1170"/>
        <w:rPr>
          <w:b w:val="0"/>
          <w:bCs w:val="0"/>
          <w:color w:val="auto"/>
          <w:sz w:val="22"/>
          <w:szCs w:val="22"/>
        </w:rPr>
      </w:pPr>
      <w:r w:rsidRPr="004E2A31">
        <w:rPr>
          <w:b w:val="0"/>
          <w:bCs w:val="0"/>
          <w:color w:val="auto"/>
          <w:sz w:val="22"/>
          <w:szCs w:val="22"/>
        </w:rPr>
        <w:t>The non-availability or incorrect functioning of Recipient Materials.</w:t>
      </w:r>
    </w:p>
    <w:p w14:paraId="6D848835" w14:textId="77777777" w:rsidR="00893B05" w:rsidRDefault="00F14863">
      <w:pPr>
        <w:pStyle w:val="Heading1"/>
        <w:keepLines w:val="0"/>
        <w:numPr>
          <w:ilvl w:val="0"/>
          <w:numId w:val="11"/>
        </w:numPr>
        <w:tabs>
          <w:tab w:val="left" w:pos="360"/>
        </w:tabs>
        <w:spacing w:before="360"/>
        <w:ind w:left="360" w:hanging="360"/>
        <w:rPr>
          <w:sz w:val="22"/>
          <w:szCs w:val="22"/>
        </w:rPr>
      </w:pPr>
      <w:bookmarkStart w:id="97" w:name="_Toc81312094"/>
      <w:bookmarkStart w:id="98" w:name="_Ref312143535"/>
      <w:bookmarkStart w:id="99" w:name="_Toc47522798"/>
      <w:r>
        <w:rPr>
          <w:color w:val="auto"/>
          <w:sz w:val="22"/>
          <w:szCs w:val="22"/>
        </w:rPr>
        <w:t>The Recipient’s general obligations</w:t>
      </w:r>
      <w:bookmarkEnd w:id="97"/>
    </w:p>
    <w:p w14:paraId="106A5B42" w14:textId="77777777" w:rsidR="00893B05" w:rsidRDefault="00F14863">
      <w:pPr>
        <w:spacing w:before="240"/>
        <w:ind w:left="708" w:hanging="708"/>
        <w:rPr>
          <w:sz w:val="22"/>
          <w:szCs w:val="22"/>
        </w:rPr>
      </w:pPr>
      <w:r>
        <w:rPr>
          <w:rFonts w:ascii="Times New Roman" w:eastAsia="Times New Roman" w:hAnsi="Times New Roman" w:cs="Times New Roman"/>
          <w:sz w:val="22"/>
          <w:szCs w:val="22"/>
        </w:rPr>
        <w:t>15.1</w:t>
      </w:r>
      <w:r>
        <w:rPr>
          <w:sz w:val="22"/>
          <w:szCs w:val="22"/>
        </w:rPr>
        <w:tab/>
      </w:r>
      <w:r>
        <w:rPr>
          <w:rFonts w:ascii="Times New Roman" w:eastAsia="Times New Roman" w:hAnsi="Times New Roman" w:cs="Times New Roman"/>
          <w:sz w:val="22"/>
          <w:szCs w:val="22"/>
        </w:rPr>
        <w:t>The Recipient will perform its obligations in terms of this Agreement within the time periods prescribed or within a reasonable period of time if none are stated.</w:t>
      </w:r>
    </w:p>
    <w:p w14:paraId="5B3BAC25" w14:textId="77777777" w:rsidR="00893B05" w:rsidRDefault="00F14863">
      <w:pPr>
        <w:spacing w:before="240"/>
        <w:ind w:left="708" w:hanging="708"/>
        <w:rPr>
          <w:sz w:val="22"/>
          <w:szCs w:val="22"/>
        </w:rPr>
      </w:pPr>
      <w:r>
        <w:rPr>
          <w:rFonts w:ascii="Times New Roman" w:eastAsia="Times New Roman" w:hAnsi="Times New Roman" w:cs="Times New Roman"/>
          <w:sz w:val="22"/>
          <w:szCs w:val="22"/>
        </w:rPr>
        <w:t>15.2</w:t>
      </w:r>
      <w:r>
        <w:rPr>
          <w:sz w:val="22"/>
          <w:szCs w:val="22"/>
        </w:rPr>
        <w:tab/>
      </w:r>
      <w:r>
        <w:rPr>
          <w:rFonts w:ascii="Times New Roman" w:eastAsia="Times New Roman" w:hAnsi="Times New Roman" w:cs="Times New Roman"/>
          <w:sz w:val="22"/>
          <w:szCs w:val="22"/>
        </w:rPr>
        <w:t>Where the Service Provider depends on and requests the provision of information and assistance by the Recipient in order to perform the Services, the Recipient will  provide the information and assistance in a timely manner.</w:t>
      </w:r>
    </w:p>
    <w:p w14:paraId="1B47F7FC" w14:textId="77777777" w:rsidR="00893B05" w:rsidRDefault="00F14863">
      <w:pPr>
        <w:spacing w:before="240"/>
        <w:ind w:left="708" w:hanging="708"/>
        <w:rPr>
          <w:sz w:val="22"/>
          <w:szCs w:val="22"/>
        </w:rPr>
      </w:pPr>
      <w:r>
        <w:rPr>
          <w:rFonts w:ascii="Times New Roman" w:eastAsia="Times New Roman" w:hAnsi="Times New Roman" w:cs="Times New Roman"/>
          <w:sz w:val="22"/>
          <w:szCs w:val="22"/>
        </w:rPr>
        <w:t>15.3</w:t>
      </w:r>
      <w:r>
        <w:rPr>
          <w:sz w:val="22"/>
          <w:szCs w:val="22"/>
        </w:rPr>
        <w:tab/>
      </w:r>
      <w:r>
        <w:rPr>
          <w:rFonts w:ascii="Times New Roman" w:eastAsia="Times New Roman" w:hAnsi="Times New Roman" w:cs="Times New Roman"/>
          <w:sz w:val="22"/>
          <w:szCs w:val="22"/>
        </w:rPr>
        <w:t>The Recipient’s personnel will cooperate with the Service Provider to the extent that this is necessary to enable the Service Provider to perform its obligations in terms of this Agreement.  In addition, where reasonably necessary, the Recipient will make office space and other facilities available to the Service Provider free of charge and subject to the Recipient’s terms of use.</w:t>
      </w:r>
    </w:p>
    <w:p w14:paraId="330151A5" w14:textId="77777777" w:rsidR="00893B05" w:rsidRDefault="00F14863">
      <w:pPr>
        <w:spacing w:before="240"/>
        <w:ind w:left="708" w:hanging="708"/>
        <w:rPr>
          <w:sz w:val="22"/>
          <w:szCs w:val="22"/>
        </w:rPr>
      </w:pPr>
      <w:r>
        <w:rPr>
          <w:rFonts w:ascii="Times New Roman" w:eastAsia="Times New Roman" w:hAnsi="Times New Roman" w:cs="Times New Roman"/>
          <w:sz w:val="22"/>
          <w:szCs w:val="22"/>
        </w:rPr>
        <w:t>15.4</w:t>
      </w:r>
      <w:r>
        <w:rPr>
          <w:sz w:val="22"/>
          <w:szCs w:val="22"/>
        </w:rPr>
        <w:tab/>
      </w:r>
      <w:r>
        <w:rPr>
          <w:rFonts w:ascii="Times New Roman" w:eastAsia="Times New Roman" w:hAnsi="Times New Roman" w:cs="Times New Roman"/>
          <w:sz w:val="22"/>
          <w:szCs w:val="22"/>
        </w:rPr>
        <w:t>The Recipient will not unreasonably withhold or delay any instruction required of it.</w:t>
      </w:r>
    </w:p>
    <w:p w14:paraId="54A5EB46" w14:textId="77777777" w:rsidR="00893B05" w:rsidRPr="00BB7EA9" w:rsidRDefault="00F14863">
      <w:pPr>
        <w:spacing w:before="240"/>
        <w:ind w:left="708" w:hanging="708"/>
        <w:rPr>
          <w:color w:val="000000" w:themeColor="text1"/>
          <w:sz w:val="22"/>
          <w:szCs w:val="22"/>
        </w:rPr>
      </w:pPr>
      <w:r>
        <w:rPr>
          <w:rFonts w:ascii="Times New Roman" w:eastAsia="Times New Roman" w:hAnsi="Times New Roman" w:cs="Times New Roman"/>
          <w:sz w:val="22"/>
          <w:szCs w:val="22"/>
        </w:rPr>
        <w:t>15.5</w:t>
      </w:r>
      <w:r>
        <w:rPr>
          <w:sz w:val="22"/>
          <w:szCs w:val="22"/>
        </w:rPr>
        <w:tab/>
      </w:r>
      <w:r w:rsidRPr="00BB7EA9">
        <w:rPr>
          <w:rFonts w:ascii="Times New Roman" w:eastAsia="Times New Roman" w:hAnsi="Times New Roman" w:cs="Times New Roman"/>
          <w:color w:val="000000" w:themeColor="text1"/>
          <w:sz w:val="22"/>
          <w:szCs w:val="22"/>
        </w:rPr>
        <w:t>The Recipient will not unreasonably interfere with the activities of the Service Provider’s personnel.</w:t>
      </w:r>
    </w:p>
    <w:p w14:paraId="00519577" w14:textId="3F77F7E9" w:rsidR="00893B05" w:rsidRDefault="00F14863">
      <w:pPr>
        <w:spacing w:before="240"/>
        <w:ind w:left="708" w:hanging="708"/>
        <w:rPr>
          <w:sz w:val="22"/>
          <w:szCs w:val="22"/>
        </w:rPr>
      </w:pPr>
      <w:r w:rsidRPr="00BB7EA9">
        <w:rPr>
          <w:rFonts w:ascii="Times New Roman" w:eastAsia="Times New Roman" w:hAnsi="Times New Roman" w:cs="Times New Roman"/>
          <w:color w:val="000000" w:themeColor="text1"/>
          <w:sz w:val="22"/>
          <w:szCs w:val="22"/>
        </w:rPr>
        <w:t xml:space="preserve">15.6 </w:t>
      </w:r>
      <w:r w:rsidRPr="00BB7EA9">
        <w:rPr>
          <w:color w:val="000000" w:themeColor="text1"/>
          <w:sz w:val="22"/>
          <w:szCs w:val="22"/>
        </w:rPr>
        <w:tab/>
      </w:r>
      <w:r w:rsidRPr="00BB7EA9">
        <w:rPr>
          <w:rFonts w:ascii="Times New Roman" w:eastAsia="Times New Roman" w:hAnsi="Times New Roman" w:cs="Times New Roman"/>
          <w:color w:val="000000" w:themeColor="text1"/>
          <w:sz w:val="22"/>
          <w:szCs w:val="22"/>
        </w:rPr>
        <w:t xml:space="preserve">The Recipient will notify (by email and/or telephone call sufficient) the Service provider of any alleged unacceptable </w:t>
      </w:r>
      <w:r>
        <w:rPr>
          <w:rFonts w:ascii="Times New Roman" w:eastAsia="Times New Roman" w:hAnsi="Times New Roman" w:cs="Times New Roman"/>
          <w:sz w:val="22"/>
          <w:szCs w:val="22"/>
        </w:rPr>
        <w:t>act or omission by the Service Provider or the Service Provider’s personnel with regard to the Services. Such notice will be given as soon as the Recipient becomes aware of such acts or omissions, so as to enable the Service Provider to take appropriate corrective action, if required.</w:t>
      </w:r>
    </w:p>
    <w:p w14:paraId="54DFB6D1" w14:textId="77777777" w:rsidR="00893B05" w:rsidRDefault="00F14863">
      <w:pPr>
        <w:pStyle w:val="Heading1"/>
        <w:keepLines w:val="0"/>
        <w:numPr>
          <w:ilvl w:val="0"/>
          <w:numId w:val="11"/>
        </w:numPr>
        <w:tabs>
          <w:tab w:val="left" w:pos="360"/>
        </w:tabs>
        <w:spacing w:before="360"/>
        <w:ind w:left="360" w:hanging="360"/>
        <w:rPr>
          <w:sz w:val="22"/>
          <w:szCs w:val="22"/>
        </w:rPr>
      </w:pPr>
      <w:bookmarkStart w:id="100" w:name="_Toc81312095"/>
      <w:r>
        <w:rPr>
          <w:color w:val="auto"/>
          <w:sz w:val="22"/>
          <w:szCs w:val="22"/>
        </w:rPr>
        <w:lastRenderedPageBreak/>
        <w:t>Governance</w:t>
      </w:r>
      <w:bookmarkEnd w:id="100"/>
    </w:p>
    <w:p w14:paraId="25755FCC" w14:textId="77777777" w:rsidR="00893B05" w:rsidRDefault="00F14863">
      <w:pPr>
        <w:spacing w:before="240"/>
        <w:ind w:left="426"/>
        <w:rPr>
          <w:sz w:val="22"/>
          <w:szCs w:val="22"/>
        </w:rPr>
      </w:pPr>
      <w:r>
        <w:rPr>
          <w:rFonts w:ascii="Times New Roman" w:eastAsia="Times New Roman" w:hAnsi="Times New Roman" w:cs="Times New Roman"/>
          <w:sz w:val="22"/>
          <w:szCs w:val="22"/>
        </w:rPr>
        <w:t>The Parties will establish a governance structure to facilitate their liaison with respect to the Services.  The governance structure will reflect the needs of the Services and may be revised from time to time by written agreement between the Parties when appropriate to the requirements of the Services.  Notwithstanding the above, unless and until such time as the Parties have established a formal governance structure, each Party will appoint a senior representative with knowledge of the Services and decision making authority for liaison purposes in connection with this Agreement and the Services.  The Parties will provide each other with the names and contact details of such representatives as soon as reasonably possible after the Signature Date. Either Party shall be permitted to change its representative for the purposes of this clause upon written notice to the other Party.</w:t>
      </w:r>
    </w:p>
    <w:p w14:paraId="22E8DE3E" w14:textId="77777777" w:rsidR="00893B05" w:rsidRDefault="00F14863">
      <w:pPr>
        <w:pStyle w:val="Heading1"/>
        <w:keepNext w:val="0"/>
        <w:keepLines w:val="0"/>
        <w:numPr>
          <w:ilvl w:val="0"/>
          <w:numId w:val="11"/>
        </w:numPr>
        <w:tabs>
          <w:tab w:val="left" w:pos="360"/>
        </w:tabs>
        <w:spacing w:before="360"/>
        <w:ind w:left="360" w:hanging="360"/>
        <w:rPr>
          <w:sz w:val="22"/>
          <w:szCs w:val="22"/>
        </w:rPr>
      </w:pPr>
      <w:bookmarkStart w:id="101" w:name="_Toc81312096"/>
      <w:r>
        <w:rPr>
          <w:color w:val="auto"/>
          <w:sz w:val="22"/>
          <w:szCs w:val="22"/>
        </w:rPr>
        <w:t>Recipient Equipment, Hardware, Software and Infrastructure</w:t>
      </w:r>
      <w:bookmarkEnd w:id="101"/>
    </w:p>
    <w:p w14:paraId="5AA2AEC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Ownership in Recipient Equipment, Software, Hardware and Infrastructure vests in the Recipient or its licensors at all times.  Throughout the period of this Agreement, the Service Provider may use Recipient Equipment, Software, Hardware and/or Infrastructure solely for the purpose of providing the Services. </w:t>
      </w:r>
    </w:p>
    <w:p w14:paraId="2E18530D"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will not remove any Recipient Equipment, Software, Hardware and/or Infrastructure from the Premises without the Recipient’s written consent, except in the normal course of providing the Services.  In this event, the Service Provider will inform the Recipient of the address of its premises to which the Recipient Equipment, Software, Hardware and/or Infrastructure are removed and notify the landlord in writing of the Recipient’s ownership thereof.  The Service Provider will allow the Recipient to inspect Recipient Equipment Software, Hardware and/or Infrastructure which has been removed from the Premises at reasonable times on demand, provided that this does not unreasonably interfere with the Services. </w:t>
      </w:r>
    </w:p>
    <w:p w14:paraId="7636E12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bears the risk of all Losses to Recipient Equipment, Software, Hardware and Infrastructure whilst being used by the Service Provider or under its care or control, save where the loss or damage was caused by the acts or omissions of the Recipient or any third party under its control at the time of the Loss. </w:t>
      </w:r>
    </w:p>
    <w:p w14:paraId="32678CCD"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will comply with any terms of </w:t>
      </w:r>
      <w:proofErr w:type="spellStart"/>
      <w:r>
        <w:rPr>
          <w:b w:val="0"/>
          <w:bCs w:val="0"/>
          <w:color w:val="auto"/>
          <w:sz w:val="22"/>
          <w:szCs w:val="22"/>
        </w:rPr>
        <w:t>licence</w:t>
      </w:r>
      <w:proofErr w:type="spellEnd"/>
      <w:r>
        <w:rPr>
          <w:b w:val="0"/>
          <w:bCs w:val="0"/>
          <w:color w:val="auto"/>
          <w:sz w:val="22"/>
          <w:szCs w:val="22"/>
        </w:rPr>
        <w:t xml:space="preserve"> or usage communicated to it by the Recipient in writing relating to any Recipient Equipment, Software, Hardware and Infrastructure. </w:t>
      </w:r>
    </w:p>
    <w:p w14:paraId="499157D5" w14:textId="77777777" w:rsidR="00893B05" w:rsidRDefault="00F14863">
      <w:pPr>
        <w:pStyle w:val="Heading1"/>
        <w:keepNext w:val="0"/>
        <w:keepLines w:val="0"/>
        <w:numPr>
          <w:ilvl w:val="0"/>
          <w:numId w:val="11"/>
        </w:numPr>
        <w:tabs>
          <w:tab w:val="left" w:pos="360"/>
        </w:tabs>
        <w:spacing w:before="360"/>
        <w:ind w:left="360" w:hanging="360"/>
        <w:rPr>
          <w:sz w:val="22"/>
          <w:szCs w:val="22"/>
        </w:rPr>
      </w:pPr>
      <w:bookmarkStart w:id="102" w:name="_Toc81312097"/>
      <w:r>
        <w:rPr>
          <w:color w:val="auto"/>
          <w:sz w:val="22"/>
          <w:szCs w:val="22"/>
        </w:rPr>
        <w:t>Service Provider Hardware, Software and Infrastructure</w:t>
      </w:r>
      <w:bookmarkEnd w:id="102"/>
    </w:p>
    <w:p w14:paraId="67E36B88"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Service Provider warrants that:</w:t>
      </w:r>
    </w:p>
    <w:p w14:paraId="1AA1227D"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it has the right to use all the Service Provider Software, Hardware and Infrastructure for the purpose of providing the Services; and </w:t>
      </w:r>
    </w:p>
    <w:p w14:paraId="32B4E655"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receipt, use and onward supply of the Services and the Deliverables (excluding the Recipient Materials) by the Recipient (and its permitted sub-licensees – if applicable) shall not infringe the rights (including but not limited to any intellectual property rights) of any third party.</w:t>
      </w:r>
    </w:p>
    <w:p w14:paraId="60F52B4F"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or its licensors will at all times have ownership and risk in the Service Provider Software, Hardware and Infrastructure. </w:t>
      </w:r>
    </w:p>
    <w:p w14:paraId="388B6D23"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lastRenderedPageBreak/>
        <w:t xml:space="preserve">The Recipient will comply with any terms of </w:t>
      </w:r>
      <w:proofErr w:type="spellStart"/>
      <w:r>
        <w:rPr>
          <w:b w:val="0"/>
          <w:bCs w:val="0"/>
          <w:color w:val="auto"/>
          <w:sz w:val="22"/>
          <w:szCs w:val="22"/>
        </w:rPr>
        <w:t>licence</w:t>
      </w:r>
      <w:proofErr w:type="spellEnd"/>
      <w:r>
        <w:rPr>
          <w:b w:val="0"/>
          <w:bCs w:val="0"/>
          <w:color w:val="auto"/>
          <w:sz w:val="22"/>
          <w:szCs w:val="22"/>
        </w:rPr>
        <w:t xml:space="preserve"> or usage communicated to it by the Service Provider in writing relating to any Service Provider Software, Hardware and Infrastructure.</w:t>
      </w:r>
    </w:p>
    <w:p w14:paraId="57E69FB8" w14:textId="77777777" w:rsidR="00893B05" w:rsidRDefault="00F14863">
      <w:pPr>
        <w:pStyle w:val="Heading1"/>
        <w:keepNext w:val="0"/>
        <w:keepLines w:val="0"/>
        <w:numPr>
          <w:ilvl w:val="0"/>
          <w:numId w:val="11"/>
        </w:numPr>
        <w:tabs>
          <w:tab w:val="left" w:pos="360"/>
        </w:tabs>
        <w:spacing w:before="360"/>
        <w:ind w:left="360" w:hanging="360"/>
        <w:rPr>
          <w:sz w:val="22"/>
          <w:szCs w:val="22"/>
        </w:rPr>
      </w:pPr>
      <w:bookmarkStart w:id="103" w:name="_Toc81312098"/>
      <w:r>
        <w:rPr>
          <w:color w:val="auto"/>
          <w:sz w:val="22"/>
          <w:szCs w:val="22"/>
        </w:rPr>
        <w:t>Reports</w:t>
      </w:r>
      <w:bookmarkEnd w:id="98"/>
      <w:bookmarkEnd w:id="99"/>
      <w:bookmarkEnd w:id="103"/>
    </w:p>
    <w:p w14:paraId="458A450A"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04" w:name="_Ref78295093"/>
      <w:r>
        <w:rPr>
          <w:b w:val="0"/>
          <w:bCs w:val="0"/>
          <w:color w:val="auto"/>
          <w:sz w:val="22"/>
          <w:szCs w:val="22"/>
        </w:rPr>
        <w:t>The Service Provider must give monthly reports to the Recipient regarding:</w:t>
      </w:r>
      <w:bookmarkEnd w:id="104"/>
      <w:r>
        <w:rPr>
          <w:b w:val="0"/>
          <w:bCs w:val="0"/>
          <w:color w:val="auto"/>
          <w:sz w:val="22"/>
          <w:szCs w:val="22"/>
        </w:rPr>
        <w:t xml:space="preserve"> </w:t>
      </w:r>
    </w:p>
    <w:p w14:paraId="64875963"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status of all Services being delivered; </w:t>
      </w:r>
    </w:p>
    <w:p w14:paraId="377D131E"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resource </w:t>
      </w:r>
      <w:proofErr w:type="spellStart"/>
      <w:r>
        <w:rPr>
          <w:b w:val="0"/>
          <w:bCs w:val="0"/>
          <w:color w:val="auto"/>
          <w:sz w:val="22"/>
          <w:szCs w:val="22"/>
        </w:rPr>
        <w:t>utilisation</w:t>
      </w:r>
      <w:proofErr w:type="spellEnd"/>
      <w:r>
        <w:rPr>
          <w:b w:val="0"/>
          <w:bCs w:val="0"/>
          <w:color w:val="auto"/>
          <w:sz w:val="22"/>
          <w:szCs w:val="22"/>
        </w:rPr>
        <w:t>; and</w:t>
      </w:r>
    </w:p>
    <w:p w14:paraId="54532BCE"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issues or potential issues experienced or identified in the Services and proposed plans to mitigate or remedy these.</w:t>
      </w:r>
    </w:p>
    <w:p w14:paraId="15C469BC"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will clarify any of the reports in clause </w:t>
      </w:r>
      <w:r>
        <w:rPr>
          <w:b w:val="0"/>
          <w:bCs w:val="0"/>
          <w:color w:val="auto"/>
          <w:sz w:val="22"/>
          <w:szCs w:val="22"/>
        </w:rPr>
        <w:fldChar w:fldCharType="begin"/>
      </w:r>
      <w:r>
        <w:rPr>
          <w:b w:val="0"/>
          <w:bCs w:val="0"/>
          <w:color w:val="auto"/>
          <w:sz w:val="22"/>
          <w:szCs w:val="22"/>
        </w:rPr>
        <w:instrText xml:space="preserve"> REF _Ref78295093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19.1</w:t>
      </w:r>
      <w:r>
        <w:rPr>
          <w:b w:val="0"/>
          <w:bCs w:val="0"/>
          <w:color w:val="000000"/>
          <w:sz w:val="22"/>
          <w:szCs w:val="22"/>
        </w:rPr>
        <w:fldChar w:fldCharType="end"/>
      </w:r>
      <w:r>
        <w:rPr>
          <w:b w:val="0"/>
          <w:bCs w:val="0"/>
          <w:color w:val="auto"/>
          <w:sz w:val="22"/>
          <w:szCs w:val="22"/>
        </w:rPr>
        <w:t xml:space="preserve"> at no additional cost when reasonably requested to do so by the Recipient in writing. </w:t>
      </w:r>
    </w:p>
    <w:p w14:paraId="2B191A5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Recipient may request reports in addition to those stated in clause </w:t>
      </w:r>
      <w:r>
        <w:rPr>
          <w:b w:val="0"/>
          <w:bCs w:val="0"/>
          <w:color w:val="auto"/>
          <w:sz w:val="22"/>
          <w:szCs w:val="22"/>
        </w:rPr>
        <w:fldChar w:fldCharType="begin"/>
      </w:r>
      <w:r>
        <w:rPr>
          <w:b w:val="0"/>
          <w:bCs w:val="0"/>
          <w:color w:val="auto"/>
          <w:sz w:val="22"/>
          <w:szCs w:val="22"/>
        </w:rPr>
        <w:instrText xml:space="preserve"> REF _Ref78295093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19.1</w:t>
      </w:r>
      <w:r>
        <w:rPr>
          <w:b w:val="0"/>
          <w:bCs w:val="0"/>
          <w:color w:val="000000"/>
          <w:sz w:val="22"/>
          <w:szCs w:val="22"/>
        </w:rPr>
        <w:fldChar w:fldCharType="end"/>
      </w:r>
      <w:r>
        <w:rPr>
          <w:b w:val="0"/>
          <w:bCs w:val="0"/>
          <w:color w:val="auto"/>
          <w:sz w:val="22"/>
          <w:szCs w:val="22"/>
        </w:rPr>
        <w:t xml:space="preserve"> in writing. </w:t>
      </w:r>
    </w:p>
    <w:p w14:paraId="7D14CC5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Reports will be provided in a format reasonably acceptable to the Recipient.</w:t>
      </w:r>
    </w:p>
    <w:p w14:paraId="21F09AD9" w14:textId="77777777" w:rsidR="00893B05" w:rsidRDefault="00F14863">
      <w:pPr>
        <w:pStyle w:val="Heading2"/>
        <w:keepNext w:val="0"/>
        <w:keepLines w:val="0"/>
        <w:numPr>
          <w:ilvl w:val="0"/>
          <w:numId w:val="11"/>
        </w:numPr>
        <w:tabs>
          <w:tab w:val="left" w:pos="360"/>
        </w:tabs>
        <w:spacing w:before="240"/>
        <w:ind w:left="360" w:hanging="360"/>
        <w:rPr>
          <w:sz w:val="22"/>
          <w:szCs w:val="22"/>
        </w:rPr>
      </w:pPr>
      <w:bookmarkStart w:id="105" w:name="_Ref78295567"/>
      <w:bookmarkStart w:id="106" w:name="_Ref47097362"/>
      <w:r>
        <w:rPr>
          <w:color w:val="auto"/>
          <w:sz w:val="22"/>
          <w:szCs w:val="22"/>
        </w:rPr>
        <w:t>Review and audit</w:t>
      </w:r>
      <w:r>
        <w:rPr>
          <w:b w:val="0"/>
          <w:bCs w:val="0"/>
          <w:color w:val="auto"/>
          <w:sz w:val="22"/>
          <w:szCs w:val="22"/>
        </w:rPr>
        <w:t>.</w:t>
      </w:r>
      <w:bookmarkEnd w:id="105"/>
    </w:p>
    <w:p w14:paraId="26713DF1" w14:textId="77777777" w:rsidR="00893B05" w:rsidRPr="00BB7EA9" w:rsidRDefault="00F14863">
      <w:pPr>
        <w:pStyle w:val="Heading2"/>
        <w:keepNext w:val="0"/>
        <w:keepLines w:val="0"/>
        <w:numPr>
          <w:ilvl w:val="1"/>
          <w:numId w:val="11"/>
        </w:numPr>
        <w:tabs>
          <w:tab w:val="left" w:pos="720"/>
        </w:tabs>
        <w:spacing w:before="240"/>
        <w:ind w:left="720" w:hanging="720"/>
        <w:rPr>
          <w:color w:val="000000" w:themeColor="text1"/>
          <w:sz w:val="22"/>
          <w:szCs w:val="22"/>
        </w:rPr>
      </w:pPr>
      <w:bookmarkStart w:id="107" w:name="_Ref78295679"/>
      <w:r>
        <w:rPr>
          <w:b w:val="0"/>
          <w:bCs w:val="0"/>
          <w:color w:val="auto"/>
          <w:sz w:val="22"/>
          <w:szCs w:val="22"/>
        </w:rPr>
        <w:t xml:space="preserve">The Recipient has the right at any time up until </w:t>
      </w:r>
      <w:bookmarkStart w:id="108" w:name="_Hlk78474676"/>
      <w:r>
        <w:rPr>
          <w:b w:val="0"/>
          <w:bCs w:val="0"/>
          <w:color w:val="auto"/>
          <w:sz w:val="22"/>
          <w:szCs w:val="22"/>
        </w:rPr>
        <w:t xml:space="preserve">12 (twelve) </w:t>
      </w:r>
      <w:bookmarkEnd w:id="108"/>
      <w:r>
        <w:rPr>
          <w:b w:val="0"/>
          <w:bCs w:val="0"/>
          <w:color w:val="auto"/>
          <w:sz w:val="22"/>
          <w:szCs w:val="22"/>
        </w:rPr>
        <w:t xml:space="preserve">months following </w:t>
      </w:r>
      <w:r w:rsidRPr="00BB7EA9">
        <w:rPr>
          <w:b w:val="0"/>
          <w:bCs w:val="0"/>
          <w:color w:val="000000" w:themeColor="text1"/>
          <w:sz w:val="22"/>
          <w:szCs w:val="22"/>
        </w:rPr>
        <w:t>termination or expiry of this Agreement to appoint an Auditor to review and audit:</w:t>
      </w:r>
      <w:bookmarkEnd w:id="107"/>
    </w:p>
    <w:p w14:paraId="6162087C"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performance of the Services by the Service Provider and its subcontractors;  </w:t>
      </w:r>
    </w:p>
    <w:p w14:paraId="08EC7742"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compliance by the Service Provider and its subcontractors with the Service Provider’s obligations in terms of this Agreement; and</w:t>
      </w:r>
    </w:p>
    <w:p w14:paraId="72A7DC44"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amounts charged by the Service Provider for the Services. </w:t>
      </w:r>
    </w:p>
    <w:p w14:paraId="2CBA0CDF" w14:textId="1EE65349"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B5082E"/>
          <w:sz w:val="22"/>
          <w:szCs w:val="22"/>
        </w:rPr>
        <w:t xml:space="preserve">Auditors may </w:t>
      </w:r>
      <w:r w:rsidR="00B72B79">
        <w:rPr>
          <w:b w:val="0"/>
          <w:bCs w:val="0"/>
          <w:color w:val="B5082E"/>
          <w:sz w:val="22"/>
          <w:szCs w:val="22"/>
        </w:rPr>
        <w:t xml:space="preserve">be </w:t>
      </w:r>
      <w:r>
        <w:rPr>
          <w:b w:val="0"/>
          <w:bCs w:val="0"/>
          <w:color w:val="B5082E"/>
          <w:sz w:val="22"/>
          <w:szCs w:val="22"/>
        </w:rPr>
        <w:t>independent contractors, as the Recipient requires</w:t>
      </w:r>
      <w:r>
        <w:rPr>
          <w:b w:val="0"/>
          <w:bCs w:val="0"/>
          <w:color w:val="auto"/>
          <w:sz w:val="22"/>
          <w:szCs w:val="22"/>
        </w:rPr>
        <w:t>.</w:t>
      </w:r>
      <w:r w:rsidR="00BB7EA9">
        <w:rPr>
          <w:b w:val="0"/>
          <w:bCs w:val="0"/>
          <w:color w:val="auto"/>
          <w:sz w:val="22"/>
          <w:szCs w:val="22"/>
        </w:rPr>
        <w:t xml:space="preserve"> [Left Blank] </w:t>
      </w:r>
    </w:p>
    <w:p w14:paraId="7C186AA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In order to enable the Auditor to carry out its functions, the Service Provider must keep all records relevant to this Agreement in good order throughout the duration of this Agreement and for 12 (twelve) months after its termination or expiry.</w:t>
      </w:r>
    </w:p>
    <w:p w14:paraId="4FBF8757"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09" w:name="_Ref78295694"/>
      <w:r>
        <w:rPr>
          <w:b w:val="0"/>
          <w:bCs w:val="0"/>
          <w:color w:val="auto"/>
          <w:sz w:val="22"/>
          <w:szCs w:val="22"/>
        </w:rPr>
        <w:t xml:space="preserve">The Auditor is entitled to inspect and copy all documents which are necessary for reviewing the matters referred to in clause </w:t>
      </w:r>
      <w:r>
        <w:rPr>
          <w:b w:val="0"/>
          <w:bCs w:val="0"/>
          <w:color w:val="auto"/>
          <w:sz w:val="22"/>
          <w:szCs w:val="22"/>
        </w:rPr>
        <w:fldChar w:fldCharType="begin"/>
      </w:r>
      <w:r>
        <w:rPr>
          <w:b w:val="0"/>
          <w:bCs w:val="0"/>
          <w:color w:val="auto"/>
          <w:sz w:val="22"/>
          <w:szCs w:val="22"/>
        </w:rPr>
        <w:instrText xml:space="preserve"> REF _Ref78295679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20.1</w:t>
      </w:r>
      <w:r>
        <w:rPr>
          <w:b w:val="0"/>
          <w:bCs w:val="0"/>
          <w:color w:val="000000"/>
          <w:sz w:val="22"/>
          <w:szCs w:val="22"/>
        </w:rPr>
        <w:fldChar w:fldCharType="end"/>
      </w:r>
      <w:r>
        <w:rPr>
          <w:b w:val="0"/>
          <w:bCs w:val="0"/>
          <w:color w:val="auto"/>
          <w:sz w:val="22"/>
          <w:szCs w:val="22"/>
        </w:rPr>
        <w:t>.  The Service Provider must cooperate with the Auditor and deliver to the Auditor documents, irrespective of their format, information and persons for interviewing purposes as the Auditor reasonably requires.</w:t>
      </w:r>
      <w:bookmarkEnd w:id="109"/>
      <w:r>
        <w:rPr>
          <w:b w:val="0"/>
          <w:bCs w:val="0"/>
          <w:color w:val="auto"/>
          <w:sz w:val="22"/>
          <w:szCs w:val="22"/>
        </w:rPr>
        <w:t xml:space="preserve"> </w:t>
      </w:r>
    </w:p>
    <w:p w14:paraId="01B80155"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Provider’s obligations in clause </w:t>
      </w:r>
      <w:r>
        <w:rPr>
          <w:b w:val="0"/>
          <w:bCs w:val="0"/>
          <w:color w:val="auto"/>
          <w:sz w:val="22"/>
          <w:szCs w:val="22"/>
        </w:rPr>
        <w:fldChar w:fldCharType="begin"/>
      </w:r>
      <w:r>
        <w:rPr>
          <w:b w:val="0"/>
          <w:bCs w:val="0"/>
          <w:color w:val="auto"/>
          <w:sz w:val="22"/>
          <w:szCs w:val="22"/>
        </w:rPr>
        <w:instrText xml:space="preserve"> REF _Ref78295694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20.4</w:t>
      </w:r>
      <w:r>
        <w:rPr>
          <w:b w:val="0"/>
          <w:bCs w:val="0"/>
          <w:color w:val="000000"/>
          <w:sz w:val="22"/>
          <w:szCs w:val="22"/>
        </w:rPr>
        <w:fldChar w:fldCharType="end"/>
      </w:r>
      <w:r>
        <w:rPr>
          <w:b w:val="0"/>
          <w:bCs w:val="0"/>
          <w:color w:val="auto"/>
          <w:sz w:val="22"/>
          <w:szCs w:val="22"/>
        </w:rPr>
        <w:t xml:space="preserve"> extend to its subcontractors.  Accordingly the Service Provider will procure all cooperation necessary from its subcontractors to enable the Auditor to carry out review and audit functions in respect of the subcontractors and ensure that its agreements with subcontractors permit the Recipient to do so.</w:t>
      </w:r>
    </w:p>
    <w:p w14:paraId="0B17BC8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Auditor will not cause unreasonable interference with the normal business operations of, or prejudice the delivery of the Services by, the Service Provider and its subcontractors.  In no event will the Auditor enter the premises of the Service Provider without the permission of the Service Provider which will not be unreasonably withheld or delayed.</w:t>
      </w:r>
    </w:p>
    <w:p w14:paraId="28A72AD5" w14:textId="38DDE8F6"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lastRenderedPageBreak/>
        <w:t xml:space="preserve">Audits may be conducted at any time on seven </w:t>
      </w:r>
      <w:r w:rsidR="00AE1DB9">
        <w:rPr>
          <w:b w:val="0"/>
          <w:bCs w:val="0"/>
          <w:color w:val="auto"/>
          <w:sz w:val="22"/>
          <w:szCs w:val="22"/>
        </w:rPr>
        <w:t xml:space="preserve">business </w:t>
      </w:r>
      <w:r>
        <w:rPr>
          <w:b w:val="0"/>
          <w:bCs w:val="0"/>
          <w:color w:val="auto"/>
          <w:sz w:val="22"/>
          <w:szCs w:val="22"/>
        </w:rPr>
        <w:t xml:space="preserve">days’ written notice to the Service Provider but no more frequently than once in every 12 (twelve) months unless the Parties otherwise agree in writing. </w:t>
      </w:r>
    </w:p>
    <w:p w14:paraId="3022FDE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findings of the Auditor will not limit or alter the obligation of the Service Provider to comply with this Agreement or the rights of the Recipient arising from non-compliance but the Recipient may inform the Service Provider of any area of non-conformance arising from an audit.  The Service Provider will immediately implement remedial steps.</w:t>
      </w:r>
    </w:p>
    <w:p w14:paraId="4973F514" w14:textId="061E5B58"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w:t>
      </w:r>
      <w:r w:rsidRPr="00BB7EA9">
        <w:rPr>
          <w:b w:val="0"/>
          <w:bCs w:val="0"/>
          <w:color w:val="000000" w:themeColor="text1"/>
          <w:sz w:val="22"/>
          <w:szCs w:val="22"/>
        </w:rPr>
        <w:t xml:space="preserve">costs of the Auditor will be borne by the Recipient unless the Auditor discovers any amount in excess of 30% (thirty per centum) of the Charges overcharged </w:t>
      </w:r>
      <w:r>
        <w:rPr>
          <w:b w:val="0"/>
          <w:bCs w:val="0"/>
          <w:color w:val="auto"/>
          <w:sz w:val="22"/>
          <w:szCs w:val="22"/>
        </w:rPr>
        <w:t>by the Service Provider in which event the Service Provider must indemnify the Recipient for the costs of the audit on demand.  The amount overcharged must in addition be refunded to the Recipient as a credit on the Service Provider’s next invoice, alternatively in cash.</w:t>
      </w:r>
    </w:p>
    <w:p w14:paraId="008DD427"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To the extent necessary this clause </w:t>
      </w:r>
      <w:r>
        <w:rPr>
          <w:b w:val="0"/>
          <w:bCs w:val="0"/>
          <w:color w:val="auto"/>
          <w:sz w:val="22"/>
          <w:szCs w:val="22"/>
        </w:rPr>
        <w:fldChar w:fldCharType="begin"/>
      </w:r>
      <w:r>
        <w:rPr>
          <w:b w:val="0"/>
          <w:bCs w:val="0"/>
          <w:color w:val="auto"/>
          <w:sz w:val="22"/>
          <w:szCs w:val="22"/>
        </w:rPr>
        <w:instrText xml:space="preserve"> REF _Ref78295567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20</w:t>
      </w:r>
      <w:r>
        <w:rPr>
          <w:b w:val="0"/>
          <w:bCs w:val="0"/>
          <w:color w:val="000000"/>
          <w:sz w:val="22"/>
          <w:szCs w:val="22"/>
        </w:rPr>
        <w:fldChar w:fldCharType="end"/>
      </w:r>
      <w:r>
        <w:rPr>
          <w:b w:val="0"/>
          <w:bCs w:val="0"/>
          <w:color w:val="auto"/>
          <w:sz w:val="22"/>
          <w:szCs w:val="22"/>
        </w:rPr>
        <w:t xml:space="preserve"> will survive termination of the other terms of this Agreement until the expiry of the Recipient’s rights in terms of it.</w:t>
      </w:r>
    </w:p>
    <w:p w14:paraId="5C1089B9" w14:textId="77777777" w:rsidR="00893B05" w:rsidRDefault="00F14863">
      <w:pPr>
        <w:pStyle w:val="Heading1"/>
        <w:keepLines w:val="0"/>
        <w:numPr>
          <w:ilvl w:val="0"/>
          <w:numId w:val="11"/>
        </w:numPr>
        <w:tabs>
          <w:tab w:val="left" w:pos="360"/>
        </w:tabs>
        <w:spacing w:before="360"/>
        <w:ind w:left="360" w:hanging="360"/>
        <w:rPr>
          <w:sz w:val="22"/>
          <w:szCs w:val="22"/>
        </w:rPr>
      </w:pPr>
      <w:bookmarkStart w:id="110" w:name="_Ref504044612"/>
      <w:bookmarkStart w:id="111" w:name="_Toc504049670"/>
      <w:bookmarkStart w:id="112" w:name="_Toc506806889"/>
      <w:bookmarkStart w:id="113" w:name="_Toc47522800"/>
      <w:bookmarkStart w:id="114" w:name="_Toc81312099"/>
      <w:bookmarkEnd w:id="106"/>
      <w:r>
        <w:rPr>
          <w:color w:val="auto"/>
          <w:sz w:val="22"/>
          <w:szCs w:val="22"/>
        </w:rPr>
        <w:t>Protection of Personal Information</w:t>
      </w:r>
      <w:bookmarkEnd w:id="110"/>
      <w:bookmarkEnd w:id="111"/>
      <w:bookmarkEnd w:id="112"/>
      <w:bookmarkEnd w:id="113"/>
      <w:bookmarkEnd w:id="114"/>
    </w:p>
    <w:p w14:paraId="018068D6"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15" w:name="_Ref46929939"/>
      <w:bookmarkStart w:id="116" w:name="_Ref505593925"/>
      <w:bookmarkStart w:id="117" w:name="_Ref429552901"/>
      <w:r>
        <w:rPr>
          <w:b w:val="0"/>
          <w:bCs w:val="0"/>
          <w:color w:val="auto"/>
          <w:sz w:val="22"/>
          <w:szCs w:val="22"/>
        </w:rPr>
        <w:t>The Service Provider warrants that it will at all times and in every respect comply with the provisions of POPI and will, in its Processing of Personal Information relating to any Data Subject, comply with the Privacy and Data Protection Provisions contained in POPI, with which provisions the Service Provider is, as at the Signature Date, fully acquainted.</w:t>
      </w:r>
    </w:p>
    <w:p w14:paraId="36428487"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Clauses </w:t>
      </w:r>
      <w:r>
        <w:rPr>
          <w:b w:val="0"/>
          <w:bCs w:val="0"/>
          <w:color w:val="auto"/>
          <w:sz w:val="22"/>
          <w:szCs w:val="22"/>
        </w:rPr>
        <w:fldChar w:fldCharType="begin"/>
      </w:r>
      <w:r>
        <w:rPr>
          <w:b w:val="0"/>
          <w:bCs w:val="0"/>
          <w:color w:val="auto"/>
          <w:sz w:val="22"/>
          <w:szCs w:val="22"/>
        </w:rPr>
        <w:instrText xml:space="preserve"> REF _Ref78295806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21.3</w:t>
      </w:r>
      <w:r>
        <w:rPr>
          <w:b w:val="0"/>
          <w:bCs w:val="0"/>
          <w:color w:val="000000"/>
          <w:sz w:val="22"/>
          <w:szCs w:val="22"/>
        </w:rPr>
        <w:fldChar w:fldCharType="end"/>
      </w:r>
      <w:r>
        <w:rPr>
          <w:b w:val="0"/>
          <w:bCs w:val="0"/>
          <w:color w:val="auto"/>
          <w:sz w:val="22"/>
          <w:szCs w:val="22"/>
        </w:rPr>
        <w:t xml:space="preserve"> to </w:t>
      </w:r>
      <w:r>
        <w:rPr>
          <w:b w:val="0"/>
          <w:bCs w:val="0"/>
          <w:color w:val="auto"/>
          <w:sz w:val="22"/>
          <w:szCs w:val="22"/>
        </w:rPr>
        <w:fldChar w:fldCharType="begin"/>
      </w:r>
      <w:r>
        <w:rPr>
          <w:b w:val="0"/>
          <w:bCs w:val="0"/>
          <w:color w:val="auto"/>
          <w:sz w:val="22"/>
          <w:szCs w:val="22"/>
        </w:rPr>
        <w:instrText xml:space="preserve"> REF _Ref78295810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21.10</w:t>
      </w:r>
      <w:r>
        <w:rPr>
          <w:b w:val="0"/>
          <w:bCs w:val="0"/>
          <w:color w:val="000000"/>
          <w:sz w:val="22"/>
          <w:szCs w:val="22"/>
        </w:rPr>
        <w:fldChar w:fldCharType="end"/>
      </w:r>
      <w:r>
        <w:rPr>
          <w:b w:val="0"/>
          <w:bCs w:val="0"/>
          <w:color w:val="auto"/>
          <w:sz w:val="22"/>
          <w:szCs w:val="22"/>
        </w:rPr>
        <w:t xml:space="preserve"> apply to the extent that the Service Provider Processes Personal Information of the Recipient and/or third parties on behalf of the Recipient. </w:t>
      </w:r>
    </w:p>
    <w:p w14:paraId="30E2FE05"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18" w:name="_Ref78295806"/>
      <w:r>
        <w:rPr>
          <w:b w:val="0"/>
          <w:bCs w:val="0"/>
          <w:color w:val="auto"/>
          <w:sz w:val="22"/>
          <w:szCs w:val="22"/>
        </w:rPr>
        <w:t>The Service Provider must:</w:t>
      </w:r>
      <w:bookmarkEnd w:id="118"/>
    </w:p>
    <w:p w14:paraId="0F37D5FE"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only Process Personal Information of the Recipient and Personal Information of third parties that is being Processed by the Recipient, with the Recipient’s knowledge or </w:t>
      </w:r>
      <w:proofErr w:type="spellStart"/>
      <w:r>
        <w:rPr>
          <w:b w:val="0"/>
          <w:bCs w:val="0"/>
          <w:color w:val="auto"/>
          <w:sz w:val="22"/>
          <w:szCs w:val="22"/>
        </w:rPr>
        <w:t>authorisation</w:t>
      </w:r>
      <w:proofErr w:type="spellEnd"/>
      <w:r>
        <w:rPr>
          <w:b w:val="0"/>
          <w:bCs w:val="0"/>
          <w:color w:val="auto"/>
          <w:sz w:val="22"/>
          <w:szCs w:val="22"/>
        </w:rPr>
        <w:t>;</w:t>
      </w:r>
    </w:p>
    <w:p w14:paraId="6C193262"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only Process Personal Information of the Recipient and Personal Information of third parties that is being Processed by the Recipient to the extent that such Processing is strictly required for the purposes of rendering the Services in accordance with the provisions of this Agreement;</w:t>
      </w:r>
    </w:p>
    <w:p w14:paraId="1DAED3E3"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treat Personal Information which comes to its knowledge as confidential; and </w:t>
      </w:r>
    </w:p>
    <w:p w14:paraId="57036FB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not disclose the Personal Information unless required by law or in the course of the proper performance of the Service Provider’s duties.</w:t>
      </w:r>
    </w:p>
    <w:p w14:paraId="39E1F841"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19" w:name="_Ref78296004"/>
      <w:r>
        <w:rPr>
          <w:b w:val="0"/>
          <w:bCs w:val="0"/>
          <w:color w:val="auto"/>
          <w:sz w:val="22"/>
          <w:szCs w:val="22"/>
        </w:rPr>
        <w:t xml:space="preserve">The Service Provider must secure the integrity and confidentiality of Personal Information of the Recipient and Personal Information of third parties that is Processed on behalf of the Recipient by taking appropriate, reasonable technical and </w:t>
      </w:r>
      <w:proofErr w:type="spellStart"/>
      <w:r>
        <w:rPr>
          <w:b w:val="0"/>
          <w:bCs w:val="0"/>
          <w:color w:val="auto"/>
          <w:sz w:val="22"/>
          <w:szCs w:val="22"/>
        </w:rPr>
        <w:t>organisation</w:t>
      </w:r>
      <w:proofErr w:type="spellEnd"/>
      <w:r>
        <w:rPr>
          <w:b w:val="0"/>
          <w:bCs w:val="0"/>
          <w:color w:val="auto"/>
          <w:sz w:val="22"/>
          <w:szCs w:val="22"/>
        </w:rPr>
        <w:t xml:space="preserve"> measures to prevent loss of, damage to or </w:t>
      </w:r>
      <w:proofErr w:type="spellStart"/>
      <w:r>
        <w:rPr>
          <w:b w:val="0"/>
          <w:bCs w:val="0"/>
          <w:color w:val="auto"/>
          <w:sz w:val="22"/>
          <w:szCs w:val="22"/>
        </w:rPr>
        <w:t>unauthorised</w:t>
      </w:r>
      <w:proofErr w:type="spellEnd"/>
      <w:r>
        <w:rPr>
          <w:b w:val="0"/>
          <w:bCs w:val="0"/>
          <w:color w:val="auto"/>
          <w:sz w:val="22"/>
          <w:szCs w:val="22"/>
        </w:rPr>
        <w:t xml:space="preserve"> destruction of Personal Information and unlawful access to or Processing of Personal Information.</w:t>
      </w:r>
      <w:bookmarkEnd w:id="119"/>
    </w:p>
    <w:p w14:paraId="2CFDAC9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Service Provider must take reasonable measures to:</w:t>
      </w:r>
    </w:p>
    <w:p w14:paraId="1AD38BBB"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identify all reasonably foreseeable internal and external risks to Personal Information in its possession or under its control;</w:t>
      </w:r>
    </w:p>
    <w:p w14:paraId="40A43B1B"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lastRenderedPageBreak/>
        <w:t>establish and maintain appropriate safeguards against the risks identified;</w:t>
      </w:r>
    </w:p>
    <w:p w14:paraId="777C6128"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regularly verify that the safeguards are effectively implemented; and</w:t>
      </w:r>
    </w:p>
    <w:p w14:paraId="79A84060"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ensure that the safeguards are continually updated in response to new risks or deficiencies in previously implemented safeguards.</w:t>
      </w:r>
    </w:p>
    <w:p w14:paraId="46BAA506"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20" w:name="_Ref78296005"/>
      <w:r>
        <w:rPr>
          <w:b w:val="0"/>
          <w:bCs w:val="0"/>
          <w:color w:val="auto"/>
          <w:sz w:val="22"/>
          <w:szCs w:val="22"/>
        </w:rPr>
        <w:t>The Service Provider must have due regard to generally accepted information security practices and procedures which may apply to it generally or which are required in terms of specific industry or professional rules or regulations which apply to the Recipient.</w:t>
      </w:r>
      <w:bookmarkEnd w:id="120"/>
    </w:p>
    <w:p w14:paraId="0159C4A7"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must notify the Recipient immediately where there are reasonable grounds to believe that Personal Information has been accessed or acquired by any </w:t>
      </w:r>
      <w:proofErr w:type="spellStart"/>
      <w:r>
        <w:rPr>
          <w:b w:val="0"/>
          <w:bCs w:val="0"/>
          <w:color w:val="auto"/>
          <w:sz w:val="22"/>
          <w:szCs w:val="22"/>
        </w:rPr>
        <w:t>unauthorised</w:t>
      </w:r>
      <w:proofErr w:type="spellEnd"/>
      <w:r>
        <w:rPr>
          <w:b w:val="0"/>
          <w:bCs w:val="0"/>
          <w:color w:val="auto"/>
          <w:sz w:val="22"/>
          <w:szCs w:val="22"/>
        </w:rPr>
        <w:t xml:space="preserve"> person.  If requested by the Recipient in writing, the Service Provider shall develop and implement an appropriate incident reporting process for the notification of incidents where Personal Information has been or is suspected of having been accessed or acquired by any </w:t>
      </w:r>
      <w:proofErr w:type="spellStart"/>
      <w:r>
        <w:rPr>
          <w:b w:val="0"/>
          <w:bCs w:val="0"/>
          <w:color w:val="auto"/>
          <w:sz w:val="22"/>
          <w:szCs w:val="22"/>
        </w:rPr>
        <w:t>unauthorised</w:t>
      </w:r>
      <w:proofErr w:type="spellEnd"/>
      <w:r>
        <w:rPr>
          <w:b w:val="0"/>
          <w:bCs w:val="0"/>
          <w:color w:val="auto"/>
          <w:sz w:val="22"/>
          <w:szCs w:val="22"/>
        </w:rPr>
        <w:t xml:space="preserve"> person.  The aforementioned incident reporting process shall be delivered by the Service Provider to the Recipient by no later than ten Business Days after the date on which the Service Provider received the Recipient’s written notification requesting such process to be developed.</w:t>
      </w:r>
    </w:p>
    <w:p w14:paraId="6BD9FC9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must assist the Recipient, at its own cost, with any investigation or notice to the Regulator or Data Subjects that the Recipient may make with regards to Personal Information being accessed or acquired by any </w:t>
      </w:r>
      <w:proofErr w:type="spellStart"/>
      <w:r>
        <w:rPr>
          <w:b w:val="0"/>
          <w:bCs w:val="0"/>
          <w:color w:val="auto"/>
          <w:sz w:val="22"/>
          <w:szCs w:val="22"/>
        </w:rPr>
        <w:t>unauthorised</w:t>
      </w:r>
      <w:proofErr w:type="spellEnd"/>
      <w:r>
        <w:rPr>
          <w:b w:val="0"/>
          <w:bCs w:val="0"/>
          <w:color w:val="auto"/>
          <w:sz w:val="22"/>
          <w:szCs w:val="22"/>
        </w:rPr>
        <w:t xml:space="preserve"> person or a compromise in the Service Provider’s security safeguards as set out in clauses </w:t>
      </w:r>
      <w:r>
        <w:rPr>
          <w:b w:val="0"/>
          <w:bCs w:val="0"/>
          <w:color w:val="auto"/>
          <w:sz w:val="22"/>
          <w:szCs w:val="22"/>
        </w:rPr>
        <w:fldChar w:fldCharType="begin"/>
      </w:r>
      <w:r>
        <w:rPr>
          <w:b w:val="0"/>
          <w:bCs w:val="0"/>
          <w:color w:val="auto"/>
          <w:sz w:val="22"/>
          <w:szCs w:val="22"/>
        </w:rPr>
        <w:instrText xml:space="preserve"> REF _Ref78296004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21.4</w:t>
      </w:r>
      <w:r>
        <w:rPr>
          <w:b w:val="0"/>
          <w:bCs w:val="0"/>
          <w:color w:val="000000"/>
          <w:sz w:val="22"/>
          <w:szCs w:val="22"/>
        </w:rPr>
        <w:fldChar w:fldCharType="end"/>
      </w:r>
      <w:r>
        <w:rPr>
          <w:b w:val="0"/>
          <w:bCs w:val="0"/>
          <w:color w:val="auto"/>
          <w:sz w:val="22"/>
          <w:szCs w:val="22"/>
        </w:rPr>
        <w:t xml:space="preserve"> to </w:t>
      </w:r>
      <w:r>
        <w:rPr>
          <w:b w:val="0"/>
          <w:bCs w:val="0"/>
          <w:color w:val="auto"/>
          <w:sz w:val="22"/>
          <w:szCs w:val="22"/>
        </w:rPr>
        <w:fldChar w:fldCharType="begin"/>
      </w:r>
      <w:r>
        <w:rPr>
          <w:b w:val="0"/>
          <w:bCs w:val="0"/>
          <w:color w:val="auto"/>
          <w:sz w:val="22"/>
          <w:szCs w:val="22"/>
        </w:rPr>
        <w:instrText xml:space="preserve"> REF _Ref78296005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21.6</w:t>
      </w:r>
      <w:r>
        <w:rPr>
          <w:b w:val="0"/>
          <w:bCs w:val="0"/>
          <w:color w:val="000000"/>
          <w:sz w:val="22"/>
          <w:szCs w:val="22"/>
        </w:rPr>
        <w:fldChar w:fldCharType="end"/>
      </w:r>
      <w:r>
        <w:rPr>
          <w:b w:val="0"/>
          <w:bCs w:val="0"/>
          <w:color w:val="auto"/>
          <w:sz w:val="22"/>
          <w:szCs w:val="22"/>
        </w:rPr>
        <w:t>.</w:t>
      </w:r>
    </w:p>
    <w:p w14:paraId="24BC9A28"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Service Provider must, at the direction and request of the Recipient, assist the Recipient in responding to any directions by the Regulator to </w:t>
      </w:r>
      <w:proofErr w:type="spellStart"/>
      <w:r>
        <w:rPr>
          <w:b w:val="0"/>
          <w:bCs w:val="0"/>
          <w:color w:val="auto"/>
          <w:sz w:val="22"/>
          <w:szCs w:val="22"/>
        </w:rPr>
        <w:t>publicise</w:t>
      </w:r>
      <w:proofErr w:type="spellEnd"/>
      <w:r>
        <w:rPr>
          <w:b w:val="0"/>
          <w:bCs w:val="0"/>
          <w:color w:val="auto"/>
          <w:sz w:val="22"/>
          <w:szCs w:val="22"/>
        </w:rPr>
        <w:t xml:space="preserve"> any compromise to the integrity or confidentiality of Personal Information.  This includes the Service Provider assisting the Recipient to make public announcements if required.</w:t>
      </w:r>
    </w:p>
    <w:p w14:paraId="7272B96F"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21" w:name="_Ref78295810"/>
      <w:r>
        <w:rPr>
          <w:b w:val="0"/>
          <w:bCs w:val="0"/>
          <w:color w:val="auto"/>
          <w:sz w:val="22"/>
          <w:szCs w:val="22"/>
        </w:rPr>
        <w:t xml:space="preserve">The Service Provider hereby indemnifies the Recipient against any civil or criminal action or administrative fine or other penalty or loss as a result of the Service Provider’s breach of this clause </w:t>
      </w:r>
      <w:r>
        <w:rPr>
          <w:b w:val="0"/>
          <w:bCs w:val="0"/>
          <w:color w:val="auto"/>
          <w:sz w:val="22"/>
          <w:szCs w:val="22"/>
        </w:rPr>
        <w:fldChar w:fldCharType="begin"/>
      </w:r>
      <w:r>
        <w:rPr>
          <w:b w:val="0"/>
          <w:bCs w:val="0"/>
          <w:color w:val="auto"/>
          <w:sz w:val="22"/>
          <w:szCs w:val="22"/>
        </w:rPr>
        <w:instrText xml:space="preserve"> REF _Ref504044612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21</w:t>
      </w:r>
      <w:r>
        <w:rPr>
          <w:b w:val="0"/>
          <w:bCs w:val="0"/>
          <w:color w:val="000000"/>
          <w:sz w:val="22"/>
          <w:szCs w:val="22"/>
        </w:rPr>
        <w:fldChar w:fldCharType="end"/>
      </w:r>
      <w:r>
        <w:rPr>
          <w:b w:val="0"/>
          <w:bCs w:val="0"/>
          <w:color w:val="auto"/>
          <w:sz w:val="22"/>
          <w:szCs w:val="22"/>
        </w:rPr>
        <w:t>.</w:t>
      </w:r>
      <w:bookmarkEnd w:id="121"/>
    </w:p>
    <w:p w14:paraId="3640CD6A" w14:textId="77777777" w:rsidR="00893B05" w:rsidRDefault="00F14863">
      <w:pPr>
        <w:spacing w:before="240"/>
        <w:ind w:left="708" w:hanging="708"/>
        <w:rPr>
          <w:sz w:val="22"/>
          <w:szCs w:val="22"/>
        </w:rPr>
      </w:pPr>
      <w:r>
        <w:t>21.11</w:t>
      </w:r>
      <w:r>
        <w:rPr>
          <w:sz w:val="22"/>
          <w:szCs w:val="22"/>
        </w:rPr>
        <w:tab/>
      </w:r>
      <w:r>
        <w:rPr>
          <w:rFonts w:ascii="Times New Roman" w:eastAsia="Times New Roman" w:hAnsi="Times New Roman" w:cs="Times New Roman"/>
          <w:sz w:val="22"/>
          <w:szCs w:val="22"/>
        </w:rPr>
        <w:t>The Recipient warrants that it will at all times and in every respect comply with the provisions of POPI and will, in its Processing of Personal Information relating to any Data Subject, comply with the Privacy and Data Protection Provisions contained in POPI, with which provisions the Recipient is, as at the Signature Date, fully acquainted.</w:t>
      </w:r>
    </w:p>
    <w:p w14:paraId="6F15192C" w14:textId="77777777" w:rsidR="00893B05" w:rsidRDefault="00F14863">
      <w:pPr>
        <w:spacing w:before="240"/>
        <w:ind w:left="708" w:hanging="708"/>
        <w:rPr>
          <w:sz w:val="22"/>
          <w:szCs w:val="22"/>
        </w:rPr>
      </w:pPr>
      <w:r>
        <w:rPr>
          <w:rFonts w:ascii="Times New Roman" w:eastAsia="Times New Roman" w:hAnsi="Times New Roman" w:cs="Times New Roman"/>
          <w:sz w:val="22"/>
          <w:szCs w:val="22"/>
        </w:rPr>
        <w:t>21.12</w:t>
      </w:r>
      <w:r>
        <w:rPr>
          <w:sz w:val="22"/>
          <w:szCs w:val="22"/>
        </w:rPr>
        <w:tab/>
      </w:r>
      <w:r>
        <w:rPr>
          <w:rFonts w:ascii="Times New Roman" w:eastAsia="Times New Roman" w:hAnsi="Times New Roman" w:cs="Times New Roman"/>
          <w:sz w:val="22"/>
          <w:szCs w:val="22"/>
        </w:rPr>
        <w:t xml:space="preserve">The Recipient hereby indemnifies the Service Provider against any civil or criminal action or administrative fine or other penalty or loss as a result of the Recipient’s breach of this clause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_Ref504044612 \r \h  \* MERGEFORMAT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ascii="Times New Roman" w:eastAsia="Times New Roman" w:hAnsi="Times New Roman" w:cs="Times New Roman"/>
          <w:color w:val="000000"/>
          <w:sz w:val="22"/>
          <w:szCs w:val="22"/>
        </w:rPr>
        <w:t>21</w:t>
      </w:r>
      <w:r>
        <w:rPr>
          <w:rFonts w:ascii="Times New Roman" w:eastAsia="Times New Roman" w:hAnsi="Times New Roman" w:cs="Times New Roman"/>
          <w:color w:val="000000"/>
          <w:sz w:val="22"/>
          <w:szCs w:val="22"/>
        </w:rPr>
        <w:fldChar w:fldCharType="end"/>
      </w:r>
      <w:r>
        <w:rPr>
          <w:rFonts w:ascii="Times New Roman" w:eastAsia="Times New Roman" w:hAnsi="Times New Roman" w:cs="Times New Roman"/>
          <w:sz w:val="22"/>
          <w:szCs w:val="22"/>
        </w:rPr>
        <w:t>.</w:t>
      </w:r>
    </w:p>
    <w:p w14:paraId="177399A2" w14:textId="77777777" w:rsidR="00893B05" w:rsidRDefault="00F14863">
      <w:pPr>
        <w:pStyle w:val="Heading1"/>
        <w:keepLines w:val="0"/>
        <w:numPr>
          <w:ilvl w:val="0"/>
          <w:numId w:val="11"/>
        </w:numPr>
        <w:tabs>
          <w:tab w:val="left" w:pos="360"/>
        </w:tabs>
        <w:spacing w:before="360"/>
        <w:ind w:left="360" w:hanging="360"/>
        <w:rPr>
          <w:sz w:val="22"/>
          <w:szCs w:val="22"/>
        </w:rPr>
      </w:pPr>
      <w:bookmarkStart w:id="122" w:name="_Ref504046859"/>
      <w:bookmarkStart w:id="123" w:name="_Toc504049671"/>
      <w:bookmarkStart w:id="124" w:name="_Toc506806890"/>
      <w:bookmarkStart w:id="125" w:name="_Toc47522801"/>
      <w:bookmarkStart w:id="126" w:name="_Ref78296361"/>
      <w:bookmarkStart w:id="127" w:name="_Toc81312100"/>
      <w:bookmarkEnd w:id="115"/>
      <w:bookmarkEnd w:id="116"/>
      <w:bookmarkEnd w:id="117"/>
      <w:r>
        <w:rPr>
          <w:color w:val="auto"/>
          <w:sz w:val="22"/>
          <w:szCs w:val="22"/>
        </w:rPr>
        <w:t xml:space="preserve">Adherence to anti-bribery </w:t>
      </w:r>
      <w:bookmarkEnd w:id="122"/>
      <w:bookmarkEnd w:id="123"/>
      <w:r>
        <w:rPr>
          <w:color w:val="auto"/>
          <w:sz w:val="22"/>
          <w:szCs w:val="22"/>
        </w:rPr>
        <w:t>legislation</w:t>
      </w:r>
      <w:bookmarkEnd w:id="124"/>
      <w:bookmarkEnd w:id="125"/>
      <w:bookmarkEnd w:id="126"/>
      <w:bookmarkEnd w:id="127"/>
    </w:p>
    <w:p w14:paraId="48D99E03"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28" w:name="_Ref78296320"/>
      <w:bookmarkStart w:id="129" w:name="_Ref447273788"/>
      <w:bookmarkStart w:id="130" w:name="_Ref504046566"/>
      <w:bookmarkStart w:id="131" w:name="_Ref505596100"/>
      <w:r>
        <w:rPr>
          <w:b w:val="0"/>
          <w:bCs w:val="0"/>
          <w:color w:val="auto"/>
          <w:sz w:val="22"/>
          <w:szCs w:val="22"/>
        </w:rPr>
        <w:t>Without prejudice to any other clause in this Agreement, each Party warrants and represents that it shall:</w:t>
      </w:r>
      <w:bookmarkEnd w:id="128"/>
    </w:p>
    <w:p w14:paraId="5F8FC1D7"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comply with all applicable laws, statutes, regulations and codes relating to anti-bribery and anti-corruption including but not limited to the South African Prevention and Combating of Corrupt Activities Act, the US Foreign Corrupt Practices Act and the UK Bribery Act 2010 (collectively the </w:t>
      </w:r>
      <w:r>
        <w:rPr>
          <w:color w:val="auto"/>
          <w:sz w:val="22"/>
          <w:szCs w:val="22"/>
        </w:rPr>
        <w:t>Anti-Bribery Legislation</w:t>
      </w:r>
      <w:r>
        <w:rPr>
          <w:b w:val="0"/>
          <w:bCs w:val="0"/>
          <w:color w:val="auto"/>
          <w:sz w:val="22"/>
          <w:szCs w:val="22"/>
        </w:rPr>
        <w:t>); and</w:t>
      </w:r>
    </w:p>
    <w:p w14:paraId="290C2C66"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lastRenderedPageBreak/>
        <w:t xml:space="preserve">have and maintain in place for the duration of this Agreement its own policies and procedures to ensure compliance with the Anti-Bribery Legislation and enforce them where appropriate. </w:t>
      </w:r>
    </w:p>
    <w:p w14:paraId="53100FFB"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32" w:name="_Ref78296324"/>
      <w:r>
        <w:rPr>
          <w:b w:val="0"/>
          <w:bCs w:val="0"/>
          <w:color w:val="auto"/>
          <w:sz w:val="22"/>
          <w:szCs w:val="22"/>
        </w:rPr>
        <w:t>For the duration of this Agreement the Service Provider undertakes on behalf of itself, its directors, officials, employees, agents and contractors to:</w:t>
      </w:r>
      <w:bookmarkEnd w:id="132"/>
    </w:p>
    <w:p w14:paraId="2A42029A"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comply with the Recipient Supplier Code of Conduct; and</w:t>
      </w:r>
    </w:p>
    <w:p w14:paraId="416A8F6F"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not do or omit to do any act that will cause or lead the Recipient to be in breach of any Anti-Bribery Legislation.</w:t>
      </w:r>
    </w:p>
    <w:p w14:paraId="300D65B9"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Notwithstanding anything to the contrary in this Agreement, either Party may immediately cancel this Agreement on written notice to the other Party in the event of a proven breach by the other Party of any of the warranties in clause </w:t>
      </w:r>
      <w:r>
        <w:rPr>
          <w:b w:val="0"/>
          <w:bCs w:val="0"/>
          <w:color w:val="auto"/>
          <w:sz w:val="22"/>
          <w:szCs w:val="22"/>
        </w:rPr>
        <w:fldChar w:fldCharType="begin"/>
      </w:r>
      <w:r>
        <w:rPr>
          <w:b w:val="0"/>
          <w:bCs w:val="0"/>
          <w:color w:val="auto"/>
          <w:sz w:val="22"/>
          <w:szCs w:val="22"/>
        </w:rPr>
        <w:instrText xml:space="preserve"> REF _Ref78296320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22.1</w:t>
      </w:r>
      <w:r>
        <w:rPr>
          <w:b w:val="0"/>
          <w:bCs w:val="0"/>
          <w:color w:val="000000"/>
          <w:sz w:val="22"/>
          <w:szCs w:val="22"/>
        </w:rPr>
        <w:fldChar w:fldCharType="end"/>
      </w:r>
      <w:r>
        <w:rPr>
          <w:b w:val="0"/>
          <w:bCs w:val="0"/>
          <w:color w:val="auto"/>
          <w:sz w:val="22"/>
          <w:szCs w:val="22"/>
        </w:rPr>
        <w:t xml:space="preserve"> or any of its obligations in clause </w:t>
      </w:r>
      <w:r>
        <w:rPr>
          <w:b w:val="0"/>
          <w:bCs w:val="0"/>
          <w:color w:val="auto"/>
          <w:sz w:val="22"/>
          <w:szCs w:val="22"/>
        </w:rPr>
        <w:fldChar w:fldCharType="begin"/>
      </w:r>
      <w:r>
        <w:rPr>
          <w:b w:val="0"/>
          <w:bCs w:val="0"/>
          <w:color w:val="auto"/>
          <w:sz w:val="22"/>
          <w:szCs w:val="22"/>
        </w:rPr>
        <w:instrText xml:space="preserve"> REF _Ref78296324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22.2</w:t>
      </w:r>
      <w:r>
        <w:rPr>
          <w:b w:val="0"/>
          <w:bCs w:val="0"/>
          <w:color w:val="000000"/>
          <w:sz w:val="22"/>
          <w:szCs w:val="22"/>
        </w:rPr>
        <w:fldChar w:fldCharType="end"/>
      </w:r>
      <w:r>
        <w:rPr>
          <w:b w:val="0"/>
          <w:bCs w:val="0"/>
          <w:color w:val="auto"/>
          <w:sz w:val="22"/>
          <w:szCs w:val="22"/>
        </w:rPr>
        <w:t xml:space="preserve"> without prejudice to its other rights in terms of this Agreement or in law.</w:t>
      </w:r>
    </w:p>
    <w:p w14:paraId="0D04403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Each Party shall for the duration of this Agreement keep itself up to date in respect of any changes to the Anti-Bribery Legislation and shall comply with such changes as and when they are effected.</w:t>
      </w:r>
    </w:p>
    <w:p w14:paraId="7720B8A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Each Party hereby indemnifies the other Party against any Losses suffered by it as a result of a breach of this clause </w:t>
      </w:r>
      <w:r>
        <w:rPr>
          <w:b w:val="0"/>
          <w:bCs w:val="0"/>
          <w:color w:val="auto"/>
          <w:sz w:val="22"/>
          <w:szCs w:val="22"/>
        </w:rPr>
        <w:fldChar w:fldCharType="begin"/>
      </w:r>
      <w:r>
        <w:rPr>
          <w:b w:val="0"/>
          <w:bCs w:val="0"/>
          <w:color w:val="auto"/>
          <w:sz w:val="22"/>
          <w:szCs w:val="22"/>
        </w:rPr>
        <w:instrText xml:space="preserve"> REF _Ref78296361 \r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22</w:t>
      </w:r>
      <w:r>
        <w:rPr>
          <w:b w:val="0"/>
          <w:bCs w:val="0"/>
          <w:color w:val="000000"/>
          <w:sz w:val="22"/>
          <w:szCs w:val="22"/>
        </w:rPr>
        <w:fldChar w:fldCharType="end"/>
      </w:r>
      <w:r>
        <w:rPr>
          <w:b w:val="0"/>
          <w:bCs w:val="0"/>
          <w:color w:val="auto"/>
          <w:sz w:val="22"/>
          <w:szCs w:val="22"/>
        </w:rPr>
        <w:t xml:space="preserve"> by the other Party.</w:t>
      </w:r>
    </w:p>
    <w:p w14:paraId="3D57BDDF" w14:textId="77777777" w:rsidR="00893B05" w:rsidRDefault="00F14863">
      <w:pPr>
        <w:pStyle w:val="Heading1"/>
        <w:keepLines w:val="0"/>
        <w:numPr>
          <w:ilvl w:val="0"/>
          <w:numId w:val="11"/>
        </w:numPr>
        <w:tabs>
          <w:tab w:val="left" w:pos="360"/>
        </w:tabs>
        <w:spacing w:before="360"/>
        <w:ind w:left="360" w:hanging="360"/>
        <w:rPr>
          <w:sz w:val="22"/>
          <w:szCs w:val="22"/>
        </w:rPr>
      </w:pPr>
      <w:bookmarkStart w:id="133" w:name="_Toc47522802"/>
      <w:bookmarkStart w:id="134" w:name="_Toc81312101"/>
      <w:bookmarkEnd w:id="129"/>
      <w:bookmarkEnd w:id="130"/>
      <w:bookmarkEnd w:id="131"/>
      <w:r>
        <w:rPr>
          <w:color w:val="auto"/>
          <w:sz w:val="22"/>
          <w:szCs w:val="22"/>
        </w:rPr>
        <w:t>Broad Based Black Economic Empowerment</w:t>
      </w:r>
      <w:bookmarkEnd w:id="133"/>
      <w:bookmarkEnd w:id="134"/>
      <w:r>
        <w:rPr>
          <w:color w:val="auto"/>
          <w:sz w:val="22"/>
          <w:szCs w:val="22"/>
        </w:rPr>
        <w:t xml:space="preserve"> </w:t>
      </w:r>
    </w:p>
    <w:p w14:paraId="6A1BF5A4"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35" w:name="_Ref78296615"/>
      <w:bookmarkStart w:id="136" w:name="_Ref15468816"/>
      <w:r>
        <w:rPr>
          <w:b w:val="0"/>
          <w:bCs w:val="0"/>
          <w:color w:val="auto"/>
          <w:sz w:val="22"/>
          <w:szCs w:val="22"/>
        </w:rPr>
        <w:t>The Service Provider warrants that:</w:t>
      </w:r>
      <w:bookmarkEnd w:id="135"/>
    </w:p>
    <w:p w14:paraId="4DAB886B" w14:textId="77777777" w:rsidR="00893B05" w:rsidRDefault="00F14863">
      <w:pPr>
        <w:pStyle w:val="Heading3"/>
        <w:keepNext w:val="0"/>
        <w:keepLines w:val="0"/>
        <w:numPr>
          <w:ilvl w:val="2"/>
          <w:numId w:val="11"/>
        </w:numPr>
        <w:tabs>
          <w:tab w:val="left" w:pos="1080"/>
        </w:tabs>
        <w:spacing w:before="240"/>
        <w:ind w:left="1080" w:hanging="1080"/>
        <w:rPr>
          <w:sz w:val="22"/>
          <w:szCs w:val="22"/>
        </w:rPr>
      </w:pPr>
      <w:bookmarkStart w:id="137" w:name="_Ref78296571"/>
      <w:r>
        <w:rPr>
          <w:b w:val="0"/>
          <w:bCs w:val="0"/>
          <w:color w:val="auto"/>
          <w:sz w:val="22"/>
          <w:szCs w:val="22"/>
        </w:rPr>
        <w:t>as at the Signature Date, its Broad-Based Black Economic Empowerment (</w:t>
      </w:r>
      <w:r>
        <w:rPr>
          <w:color w:val="auto"/>
          <w:sz w:val="22"/>
          <w:szCs w:val="22"/>
        </w:rPr>
        <w:t>BBBEE</w:t>
      </w:r>
      <w:r>
        <w:rPr>
          <w:b w:val="0"/>
          <w:bCs w:val="0"/>
          <w:color w:val="auto"/>
          <w:sz w:val="22"/>
          <w:szCs w:val="22"/>
        </w:rPr>
        <w:t xml:space="preserve">) contributor level is as shown in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bookmarkEnd w:id="137"/>
    </w:p>
    <w:p w14:paraId="489D43AB" w14:textId="77777777" w:rsidR="00893B05" w:rsidRDefault="00F14863">
      <w:pPr>
        <w:pStyle w:val="Heading3"/>
        <w:keepNext w:val="0"/>
        <w:keepLines w:val="0"/>
        <w:numPr>
          <w:ilvl w:val="2"/>
          <w:numId w:val="11"/>
        </w:numPr>
        <w:tabs>
          <w:tab w:val="left" w:pos="1080"/>
        </w:tabs>
        <w:spacing w:before="240"/>
        <w:ind w:left="1080" w:hanging="1080"/>
        <w:rPr>
          <w:sz w:val="22"/>
          <w:szCs w:val="22"/>
        </w:rPr>
      </w:pPr>
      <w:bookmarkStart w:id="138" w:name="_Ref78296587"/>
      <w:r>
        <w:rPr>
          <w:b w:val="0"/>
          <w:bCs w:val="0"/>
          <w:color w:val="B5082E"/>
          <w:sz w:val="22"/>
          <w:szCs w:val="22"/>
        </w:rPr>
        <w:t>for the duration of this Agreement its BBBEE compliance level shall not drop below the level contemplated in clause 23.1.1</w:t>
      </w:r>
      <w:r>
        <w:rPr>
          <w:b w:val="0"/>
          <w:bCs w:val="0"/>
          <w:color w:val="auto"/>
          <w:sz w:val="22"/>
          <w:szCs w:val="22"/>
        </w:rPr>
        <w:t>; and</w:t>
      </w:r>
      <w:bookmarkEnd w:id="138"/>
    </w:p>
    <w:p w14:paraId="099A6E1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it will comply strictly with all of the provisions of the BBBEE Act.  </w:t>
      </w:r>
    </w:p>
    <w:p w14:paraId="047E729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For the purposes of clauses </w:t>
      </w:r>
      <w:r>
        <w:rPr>
          <w:b w:val="0"/>
          <w:bCs w:val="0"/>
          <w:color w:val="auto"/>
          <w:sz w:val="22"/>
          <w:szCs w:val="22"/>
        </w:rPr>
        <w:fldChar w:fldCharType="begin"/>
      </w:r>
      <w:r>
        <w:rPr>
          <w:b w:val="0"/>
          <w:bCs w:val="0"/>
          <w:color w:val="auto"/>
          <w:sz w:val="22"/>
          <w:szCs w:val="22"/>
        </w:rPr>
        <w:instrText xml:space="preserve"> REF _Ref78296571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23.1.1</w:t>
      </w:r>
      <w:r>
        <w:rPr>
          <w:b w:val="0"/>
          <w:bCs w:val="0"/>
          <w:color w:val="000000"/>
          <w:sz w:val="22"/>
          <w:szCs w:val="22"/>
        </w:rPr>
        <w:fldChar w:fldCharType="end"/>
      </w:r>
      <w:r>
        <w:rPr>
          <w:b w:val="0"/>
          <w:bCs w:val="0"/>
          <w:color w:val="auto"/>
          <w:sz w:val="22"/>
          <w:szCs w:val="22"/>
        </w:rPr>
        <w:t xml:space="preserve"> and </w:t>
      </w:r>
      <w:r>
        <w:rPr>
          <w:b w:val="0"/>
          <w:bCs w:val="0"/>
          <w:color w:val="auto"/>
          <w:sz w:val="22"/>
          <w:szCs w:val="22"/>
        </w:rPr>
        <w:fldChar w:fldCharType="begin"/>
      </w:r>
      <w:r>
        <w:rPr>
          <w:b w:val="0"/>
          <w:bCs w:val="0"/>
          <w:color w:val="auto"/>
          <w:sz w:val="22"/>
          <w:szCs w:val="22"/>
        </w:rPr>
        <w:instrText xml:space="preserve"> REF _Ref78296587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23.1.2</w:t>
      </w:r>
      <w:r>
        <w:rPr>
          <w:b w:val="0"/>
          <w:bCs w:val="0"/>
          <w:color w:val="000000"/>
          <w:sz w:val="22"/>
          <w:szCs w:val="22"/>
        </w:rPr>
        <w:fldChar w:fldCharType="end"/>
      </w:r>
      <w:r>
        <w:rPr>
          <w:b w:val="0"/>
          <w:bCs w:val="0"/>
          <w:color w:val="auto"/>
          <w:sz w:val="22"/>
          <w:szCs w:val="22"/>
        </w:rPr>
        <w:t xml:space="preserve"> above, the Parties agree that the Service Provider’s BBBEE contributor level must be calculated in accordance with the Codes of Good Practice (</w:t>
      </w:r>
      <w:r>
        <w:rPr>
          <w:color w:val="auto"/>
          <w:sz w:val="22"/>
          <w:szCs w:val="22"/>
        </w:rPr>
        <w:t>Codes</w:t>
      </w:r>
      <w:r>
        <w:rPr>
          <w:b w:val="0"/>
          <w:bCs w:val="0"/>
          <w:color w:val="auto"/>
          <w:sz w:val="22"/>
          <w:szCs w:val="22"/>
        </w:rPr>
        <w:t>) published in terms of the BBBEE Act from time to time.</w:t>
      </w:r>
    </w:p>
    <w:p w14:paraId="01FF364C"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39" w:name="_Ref78296627"/>
      <w:r>
        <w:rPr>
          <w:b w:val="0"/>
          <w:bCs w:val="0"/>
          <w:color w:val="auto"/>
          <w:sz w:val="22"/>
          <w:szCs w:val="22"/>
        </w:rPr>
        <w:t xml:space="preserve">The Service Provider must inform the Recipient in writing if it becomes aware that its BBBEE  contributor level has dropped below the level contemplated in clause 23.1.1 by no later than 5 (five) Business Days after the date on which it becomes aware of same.  In the event that the Service Provider fails to comply with the provisions of this clause </w:t>
      </w:r>
      <w:r>
        <w:rPr>
          <w:b w:val="0"/>
          <w:bCs w:val="0"/>
          <w:color w:val="auto"/>
          <w:sz w:val="22"/>
          <w:szCs w:val="22"/>
        </w:rPr>
        <w:fldChar w:fldCharType="begin"/>
      </w:r>
      <w:r>
        <w:rPr>
          <w:b w:val="0"/>
          <w:bCs w:val="0"/>
          <w:color w:val="auto"/>
          <w:sz w:val="22"/>
          <w:szCs w:val="22"/>
        </w:rPr>
        <w:instrText xml:space="preserve"> REF _Ref78296627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23.3</w:t>
      </w:r>
      <w:r>
        <w:rPr>
          <w:b w:val="0"/>
          <w:bCs w:val="0"/>
          <w:color w:val="000000"/>
          <w:sz w:val="22"/>
          <w:szCs w:val="22"/>
        </w:rPr>
        <w:fldChar w:fldCharType="end"/>
      </w:r>
      <w:r>
        <w:rPr>
          <w:b w:val="0"/>
          <w:bCs w:val="0"/>
          <w:color w:val="auto"/>
          <w:sz w:val="22"/>
          <w:szCs w:val="22"/>
        </w:rPr>
        <w:t>, the Service Provider will indemnify the Recipient in full against any and all loss or damage (including consequential, indirect or special loss or damage) of any nature whatsoever and howsoever arising, which the Recipient may suffer as a result.</w:t>
      </w:r>
      <w:bookmarkEnd w:id="139"/>
      <w:r>
        <w:rPr>
          <w:b w:val="0"/>
          <w:bCs w:val="0"/>
          <w:color w:val="auto"/>
          <w:sz w:val="22"/>
          <w:szCs w:val="22"/>
        </w:rPr>
        <w:t xml:space="preserve">  </w:t>
      </w:r>
    </w:p>
    <w:p w14:paraId="36D2A58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Parties agree that the warranties provided by the Service Provider in clause </w:t>
      </w:r>
      <w:r>
        <w:rPr>
          <w:b w:val="0"/>
          <w:bCs w:val="0"/>
          <w:color w:val="auto"/>
          <w:sz w:val="22"/>
          <w:szCs w:val="22"/>
        </w:rPr>
        <w:fldChar w:fldCharType="begin"/>
      </w:r>
      <w:r>
        <w:rPr>
          <w:b w:val="0"/>
          <w:bCs w:val="0"/>
          <w:color w:val="auto"/>
          <w:sz w:val="22"/>
          <w:szCs w:val="22"/>
        </w:rPr>
        <w:instrText xml:space="preserve"> REF _Ref78296615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23.1</w:t>
      </w:r>
      <w:r>
        <w:rPr>
          <w:b w:val="0"/>
          <w:bCs w:val="0"/>
          <w:color w:val="000000"/>
          <w:sz w:val="22"/>
          <w:szCs w:val="22"/>
        </w:rPr>
        <w:fldChar w:fldCharType="end"/>
      </w:r>
      <w:r>
        <w:rPr>
          <w:b w:val="0"/>
          <w:bCs w:val="0"/>
          <w:color w:val="auto"/>
          <w:sz w:val="22"/>
          <w:szCs w:val="22"/>
        </w:rPr>
        <w:t xml:space="preserve"> are material and go to the root of this Agreement.  As such, the Recipient may immediately terminate this Agreement on written notice to the Service Provider in the event of a breach of any of the warranties contained in clause </w:t>
      </w:r>
      <w:r>
        <w:rPr>
          <w:b w:val="0"/>
          <w:bCs w:val="0"/>
          <w:color w:val="auto"/>
          <w:sz w:val="22"/>
          <w:szCs w:val="22"/>
        </w:rPr>
        <w:fldChar w:fldCharType="begin"/>
      </w:r>
      <w:r>
        <w:rPr>
          <w:b w:val="0"/>
          <w:bCs w:val="0"/>
          <w:color w:val="auto"/>
          <w:sz w:val="22"/>
          <w:szCs w:val="22"/>
        </w:rPr>
        <w:instrText xml:space="preserve"> REF _Ref78296615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23.1</w:t>
      </w:r>
      <w:r>
        <w:rPr>
          <w:b w:val="0"/>
          <w:bCs w:val="0"/>
          <w:color w:val="000000"/>
          <w:sz w:val="22"/>
          <w:szCs w:val="22"/>
        </w:rPr>
        <w:fldChar w:fldCharType="end"/>
      </w:r>
      <w:r>
        <w:rPr>
          <w:b w:val="0"/>
          <w:bCs w:val="0"/>
          <w:color w:val="auto"/>
          <w:sz w:val="22"/>
          <w:szCs w:val="22"/>
        </w:rPr>
        <w:t>.</w:t>
      </w:r>
    </w:p>
    <w:p w14:paraId="4A23F991"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Service Provider shall:</w:t>
      </w:r>
    </w:p>
    <w:p w14:paraId="612A06E4"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lastRenderedPageBreak/>
        <w:t xml:space="preserve">throughout the term of this Agreement, on an on-going and continuous basis, use reasonable </w:t>
      </w:r>
      <w:proofErr w:type="spellStart"/>
      <w:r>
        <w:rPr>
          <w:b w:val="0"/>
          <w:bCs w:val="0"/>
          <w:color w:val="auto"/>
          <w:sz w:val="22"/>
          <w:szCs w:val="22"/>
        </w:rPr>
        <w:t>endeavours</w:t>
      </w:r>
      <w:proofErr w:type="spellEnd"/>
      <w:r>
        <w:rPr>
          <w:b w:val="0"/>
          <w:bCs w:val="0"/>
          <w:color w:val="auto"/>
          <w:sz w:val="22"/>
          <w:szCs w:val="22"/>
        </w:rPr>
        <w:t xml:space="preserve"> to maintain or improve its BBBEE contributor level;</w:t>
      </w:r>
    </w:p>
    <w:p w14:paraId="24574327"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provide the Recipient with annual updates on its status in respect of BBBEE compliance and confirmation that it has retained and/or improved its BBBEE compliance level; and</w:t>
      </w:r>
    </w:p>
    <w:p w14:paraId="42B7FF57"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upon written request from the Recipient at any time for the duration of this Agreement, provide the Recipient with any BBBEE information which the Recipient considers relevant to its evaluation of the Service Provider’s:</w:t>
      </w:r>
    </w:p>
    <w:p w14:paraId="27CB9415"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 xml:space="preserve">compliance with the warranties contained in clause </w:t>
      </w:r>
      <w:r>
        <w:rPr>
          <w:b w:val="0"/>
          <w:bCs w:val="0"/>
          <w:color w:val="auto"/>
          <w:sz w:val="22"/>
          <w:szCs w:val="22"/>
        </w:rPr>
        <w:fldChar w:fldCharType="begin"/>
      </w:r>
      <w:r>
        <w:rPr>
          <w:b w:val="0"/>
          <w:bCs w:val="0"/>
          <w:color w:val="auto"/>
          <w:sz w:val="22"/>
          <w:szCs w:val="22"/>
        </w:rPr>
        <w:instrText xml:space="preserve"> REF _Ref78296615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23.1</w:t>
      </w:r>
      <w:r>
        <w:rPr>
          <w:b w:val="0"/>
          <w:bCs w:val="0"/>
          <w:color w:val="000000"/>
          <w:sz w:val="22"/>
          <w:szCs w:val="22"/>
        </w:rPr>
        <w:fldChar w:fldCharType="end"/>
      </w:r>
      <w:r>
        <w:rPr>
          <w:b w:val="0"/>
          <w:bCs w:val="0"/>
          <w:color w:val="auto"/>
          <w:sz w:val="22"/>
          <w:szCs w:val="22"/>
        </w:rPr>
        <w:t>;</w:t>
      </w:r>
    </w:p>
    <w:p w14:paraId="47FCBD8C"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BBBEE compliance level; and/or</w:t>
      </w:r>
    </w:p>
    <w:p w14:paraId="46008E7B" w14:textId="77777777" w:rsidR="00893B05" w:rsidRDefault="00F14863">
      <w:pPr>
        <w:pStyle w:val="Heading2"/>
        <w:keepNext w:val="0"/>
        <w:keepLines w:val="0"/>
        <w:numPr>
          <w:ilvl w:val="3"/>
          <w:numId w:val="11"/>
        </w:numPr>
        <w:tabs>
          <w:tab w:val="left" w:pos="1440"/>
        </w:tabs>
        <w:spacing w:before="240"/>
        <w:ind w:left="1440" w:hanging="1440"/>
        <w:rPr>
          <w:sz w:val="22"/>
          <w:szCs w:val="22"/>
        </w:rPr>
      </w:pPr>
      <w:r>
        <w:rPr>
          <w:b w:val="0"/>
          <w:bCs w:val="0"/>
          <w:color w:val="auto"/>
          <w:sz w:val="22"/>
          <w:szCs w:val="22"/>
        </w:rPr>
        <w:t>performance on any elements of the generic scorecard.</w:t>
      </w:r>
    </w:p>
    <w:p w14:paraId="1E66F0BC" w14:textId="77777777" w:rsidR="00893B05" w:rsidRPr="00BB7EA9" w:rsidRDefault="00F14863">
      <w:pPr>
        <w:pStyle w:val="Heading2"/>
        <w:keepNext w:val="0"/>
        <w:keepLines w:val="0"/>
        <w:numPr>
          <w:ilvl w:val="1"/>
          <w:numId w:val="11"/>
        </w:numPr>
        <w:tabs>
          <w:tab w:val="left" w:pos="720"/>
        </w:tabs>
        <w:spacing w:before="240"/>
        <w:ind w:left="720" w:hanging="720"/>
        <w:rPr>
          <w:color w:val="000000" w:themeColor="text1"/>
          <w:sz w:val="22"/>
          <w:szCs w:val="22"/>
        </w:rPr>
      </w:pPr>
      <w:r w:rsidRPr="00BB7EA9">
        <w:rPr>
          <w:b w:val="0"/>
          <w:bCs w:val="0"/>
          <w:color w:val="000000" w:themeColor="text1"/>
          <w:sz w:val="22"/>
          <w:szCs w:val="22"/>
        </w:rPr>
        <w:t>Notwithstanding any other provision of this Agreement to the contrary, the Parties agree that the Recipient may amend the BBBEE requirements provided for in this Agreement on written notice to the Service Provider if it is obliged to do so as a consequence of any change in:</w:t>
      </w:r>
    </w:p>
    <w:p w14:paraId="6E2E0CEC" w14:textId="77777777" w:rsidR="00893B05" w:rsidRPr="00BB7EA9" w:rsidRDefault="00F14863">
      <w:pPr>
        <w:pStyle w:val="Heading3"/>
        <w:keepNext w:val="0"/>
        <w:keepLines w:val="0"/>
        <w:numPr>
          <w:ilvl w:val="2"/>
          <w:numId w:val="11"/>
        </w:numPr>
        <w:tabs>
          <w:tab w:val="left" w:pos="1080"/>
        </w:tabs>
        <w:spacing w:before="240"/>
        <w:ind w:left="1080" w:hanging="1080"/>
        <w:rPr>
          <w:color w:val="000000" w:themeColor="text1"/>
          <w:sz w:val="22"/>
          <w:szCs w:val="22"/>
        </w:rPr>
      </w:pPr>
      <w:r w:rsidRPr="00BB7EA9">
        <w:rPr>
          <w:b w:val="0"/>
          <w:bCs w:val="0"/>
          <w:color w:val="000000" w:themeColor="text1"/>
          <w:sz w:val="22"/>
          <w:szCs w:val="22"/>
        </w:rPr>
        <w:t>the BBBEE Act;</w:t>
      </w:r>
    </w:p>
    <w:p w14:paraId="77B2B583" w14:textId="77777777" w:rsidR="00893B05" w:rsidRPr="00BB7EA9" w:rsidRDefault="00F14863">
      <w:pPr>
        <w:pStyle w:val="Heading3"/>
        <w:keepNext w:val="0"/>
        <w:keepLines w:val="0"/>
        <w:numPr>
          <w:ilvl w:val="2"/>
          <w:numId w:val="11"/>
        </w:numPr>
        <w:tabs>
          <w:tab w:val="left" w:pos="1080"/>
        </w:tabs>
        <w:spacing w:before="240"/>
        <w:ind w:left="1080" w:hanging="1080"/>
        <w:rPr>
          <w:color w:val="000000" w:themeColor="text1"/>
          <w:sz w:val="22"/>
          <w:szCs w:val="22"/>
        </w:rPr>
      </w:pPr>
      <w:r w:rsidRPr="00BB7EA9">
        <w:rPr>
          <w:b w:val="0"/>
          <w:bCs w:val="0"/>
          <w:color w:val="000000" w:themeColor="text1"/>
          <w:sz w:val="22"/>
          <w:szCs w:val="22"/>
        </w:rPr>
        <w:t>the Codes; and/or</w:t>
      </w:r>
    </w:p>
    <w:p w14:paraId="1DEA657E" w14:textId="77777777" w:rsidR="00893B05" w:rsidRPr="00BB7EA9" w:rsidRDefault="00F14863">
      <w:pPr>
        <w:pStyle w:val="Heading3"/>
        <w:keepNext w:val="0"/>
        <w:keepLines w:val="0"/>
        <w:numPr>
          <w:ilvl w:val="2"/>
          <w:numId w:val="11"/>
        </w:numPr>
        <w:tabs>
          <w:tab w:val="left" w:pos="1080"/>
        </w:tabs>
        <w:spacing w:before="240"/>
        <w:ind w:left="1080" w:hanging="1080"/>
        <w:rPr>
          <w:color w:val="000000" w:themeColor="text1"/>
          <w:sz w:val="22"/>
          <w:szCs w:val="22"/>
        </w:rPr>
      </w:pPr>
      <w:r w:rsidRPr="00BB7EA9">
        <w:rPr>
          <w:b w:val="0"/>
          <w:bCs w:val="0"/>
          <w:color w:val="000000" w:themeColor="text1"/>
          <w:sz w:val="22"/>
          <w:szCs w:val="22"/>
        </w:rPr>
        <w:t>any applicable law.</w:t>
      </w:r>
    </w:p>
    <w:p w14:paraId="0C2AC133" w14:textId="77777777" w:rsidR="00893B05" w:rsidRDefault="00F14863">
      <w:pPr>
        <w:pStyle w:val="Heading1"/>
        <w:keepLines w:val="0"/>
        <w:numPr>
          <w:ilvl w:val="0"/>
          <w:numId w:val="11"/>
        </w:numPr>
        <w:tabs>
          <w:tab w:val="left" w:pos="360"/>
        </w:tabs>
        <w:spacing w:before="360"/>
        <w:ind w:left="360" w:hanging="360"/>
        <w:rPr>
          <w:sz w:val="22"/>
          <w:szCs w:val="22"/>
        </w:rPr>
      </w:pPr>
      <w:bookmarkStart w:id="140" w:name="_Toc47522803"/>
      <w:bookmarkStart w:id="141" w:name="_Toc81312102"/>
      <w:bookmarkEnd w:id="136"/>
      <w:r>
        <w:rPr>
          <w:color w:val="auto"/>
          <w:sz w:val="22"/>
          <w:szCs w:val="22"/>
        </w:rPr>
        <w:t>Warranties</w:t>
      </w:r>
      <w:bookmarkEnd w:id="140"/>
      <w:bookmarkEnd w:id="141"/>
      <w:r>
        <w:rPr>
          <w:color w:val="auto"/>
          <w:sz w:val="22"/>
          <w:szCs w:val="22"/>
        </w:rPr>
        <w:t xml:space="preserve"> </w:t>
      </w:r>
    </w:p>
    <w:p w14:paraId="5F4272C1"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Each Party warrants that it is </w:t>
      </w:r>
      <w:proofErr w:type="spellStart"/>
      <w:r>
        <w:rPr>
          <w:b w:val="0"/>
          <w:bCs w:val="0"/>
          <w:color w:val="auto"/>
          <w:sz w:val="22"/>
          <w:szCs w:val="22"/>
        </w:rPr>
        <w:t>authorised</w:t>
      </w:r>
      <w:proofErr w:type="spellEnd"/>
      <w:r>
        <w:rPr>
          <w:b w:val="0"/>
          <w:bCs w:val="0"/>
          <w:color w:val="auto"/>
          <w:sz w:val="22"/>
          <w:szCs w:val="22"/>
        </w:rPr>
        <w:t xml:space="preserve"> to conclude and to perform its obligations in terms of this Agreement.</w:t>
      </w:r>
    </w:p>
    <w:p w14:paraId="13393CE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Service Provider warrants that:</w:t>
      </w:r>
    </w:p>
    <w:p w14:paraId="15E2BEF1"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Services will be rendered with a high degree of professional skill and care but in any event with not less than that which would be expected of a supplier of similar services to a substantial customer; </w:t>
      </w:r>
    </w:p>
    <w:p w14:paraId="36C3E68A"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it is an expert in providing the Services and is capable of providing the Services as required by this Agreement; and</w:t>
      </w:r>
    </w:p>
    <w:p w14:paraId="146FFE73"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it will, at all times throughout the term of this Agreement, comply strictly with all laws which are applicable to it and/or the Services including, but not limited to, all laws relating to taxation, employment, occupational health and safety, protection of personal information and anti-bribery and corruption;</w:t>
      </w:r>
    </w:p>
    <w:p w14:paraId="27812BBD"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where its conduct results in a customer of the Recipient, who is a consumer in terms of the Consumer Protection Act No. 68 of 2008 (or equivalent legislation) (“</w:t>
      </w:r>
      <w:r>
        <w:rPr>
          <w:color w:val="auto"/>
          <w:sz w:val="22"/>
          <w:szCs w:val="22"/>
        </w:rPr>
        <w:t>CPA</w:t>
      </w:r>
      <w:r>
        <w:rPr>
          <w:b w:val="0"/>
          <w:bCs w:val="0"/>
          <w:color w:val="auto"/>
          <w:sz w:val="22"/>
          <w:szCs w:val="22"/>
        </w:rPr>
        <w:t xml:space="preserve">”), becoming entitled to any rights under the CPA, the Service Provider shall </w:t>
      </w:r>
      <w:proofErr w:type="spellStart"/>
      <w:r>
        <w:rPr>
          <w:b w:val="0"/>
          <w:bCs w:val="0"/>
          <w:color w:val="auto"/>
          <w:sz w:val="22"/>
          <w:szCs w:val="22"/>
        </w:rPr>
        <w:t>honour</w:t>
      </w:r>
      <w:proofErr w:type="spellEnd"/>
      <w:r>
        <w:rPr>
          <w:b w:val="0"/>
          <w:bCs w:val="0"/>
          <w:color w:val="auto"/>
          <w:sz w:val="22"/>
          <w:szCs w:val="22"/>
        </w:rPr>
        <w:t xml:space="preserve"> any applicable warranty and/or indemnify the Recipient in respect of any amounts whatsoever for which the Recipient may become liable, whether in contract, delict, strict or statutory liability in the event that the relevant customer of the Recipient institutes a claim against the Recipient relating to the Deliverables and/or Services and/or otherwise to this Agreement.</w:t>
      </w:r>
    </w:p>
    <w:p w14:paraId="2177C0B6"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lastRenderedPageBreak/>
        <w:t>Warranties survive termination of the balance of this Agreement for as long as necessary to give them effect.</w:t>
      </w:r>
    </w:p>
    <w:p w14:paraId="0A28D1CC"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Each Party acknowledges that the other concludes this Agreement in reliance upon the warranties of the other.</w:t>
      </w:r>
    </w:p>
    <w:p w14:paraId="5B05441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Without prejudice to any of the Recipient’s other rights under this Agreement or law, the Service Provider will promptly take any steps necessary to remedy a breach of a warranty at its own expense.</w:t>
      </w:r>
    </w:p>
    <w:p w14:paraId="741317E6" w14:textId="77777777" w:rsidR="00893B05" w:rsidRDefault="00F14863">
      <w:pPr>
        <w:pStyle w:val="Heading1"/>
        <w:keepLines w:val="0"/>
        <w:numPr>
          <w:ilvl w:val="0"/>
          <w:numId w:val="11"/>
        </w:numPr>
        <w:tabs>
          <w:tab w:val="left" w:pos="360"/>
        </w:tabs>
        <w:spacing w:before="360"/>
        <w:ind w:left="360" w:hanging="360"/>
        <w:rPr>
          <w:sz w:val="22"/>
          <w:szCs w:val="22"/>
        </w:rPr>
      </w:pPr>
      <w:bookmarkStart w:id="142" w:name="_Toc47522804"/>
      <w:bookmarkStart w:id="143" w:name="_Toc81312103"/>
      <w:r>
        <w:rPr>
          <w:color w:val="auto"/>
          <w:sz w:val="22"/>
          <w:szCs w:val="22"/>
        </w:rPr>
        <w:t>Limitation of liability</w:t>
      </w:r>
      <w:bookmarkEnd w:id="142"/>
      <w:bookmarkEnd w:id="143"/>
    </w:p>
    <w:p w14:paraId="1B88CD11"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44" w:name="_Ref78296805"/>
      <w:bookmarkStart w:id="145" w:name="_Ref312159120"/>
      <w:r>
        <w:rPr>
          <w:b w:val="0"/>
          <w:bCs w:val="0"/>
          <w:color w:val="auto"/>
          <w:sz w:val="22"/>
          <w:szCs w:val="22"/>
        </w:rPr>
        <w:t>Neither Party shall be liable to the other for any consequential or indirect Losses, loss of profits or income and/or loss of production.</w:t>
      </w:r>
      <w:bookmarkEnd w:id="144"/>
    </w:p>
    <w:p w14:paraId="6A2FB80D"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limitation of liability in clause </w:t>
      </w:r>
      <w:r>
        <w:rPr>
          <w:b w:val="0"/>
          <w:bCs w:val="0"/>
          <w:color w:val="auto"/>
          <w:sz w:val="22"/>
          <w:szCs w:val="22"/>
        </w:rPr>
        <w:fldChar w:fldCharType="begin"/>
      </w:r>
      <w:r>
        <w:rPr>
          <w:b w:val="0"/>
          <w:bCs w:val="0"/>
          <w:color w:val="auto"/>
          <w:sz w:val="22"/>
          <w:szCs w:val="22"/>
        </w:rPr>
        <w:instrText xml:space="preserve"> REF _Ref78296805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25.1</w:t>
      </w:r>
      <w:r>
        <w:rPr>
          <w:b w:val="0"/>
          <w:bCs w:val="0"/>
          <w:color w:val="000000"/>
          <w:sz w:val="22"/>
          <w:szCs w:val="22"/>
        </w:rPr>
        <w:fldChar w:fldCharType="end"/>
      </w:r>
      <w:r>
        <w:rPr>
          <w:b w:val="0"/>
          <w:bCs w:val="0"/>
          <w:color w:val="auto"/>
          <w:sz w:val="22"/>
          <w:szCs w:val="22"/>
        </w:rPr>
        <w:t xml:space="preserve"> does not apply to Losses arising from fraud or </w:t>
      </w:r>
      <w:proofErr w:type="spellStart"/>
      <w:r>
        <w:rPr>
          <w:b w:val="0"/>
          <w:bCs w:val="0"/>
          <w:color w:val="auto"/>
          <w:sz w:val="22"/>
          <w:szCs w:val="22"/>
        </w:rPr>
        <w:t>wilful</w:t>
      </w:r>
      <w:proofErr w:type="spellEnd"/>
      <w:r>
        <w:rPr>
          <w:b w:val="0"/>
          <w:bCs w:val="0"/>
          <w:color w:val="auto"/>
          <w:sz w:val="22"/>
          <w:szCs w:val="22"/>
        </w:rPr>
        <w:t xml:space="preserve"> misconduct.</w:t>
      </w:r>
    </w:p>
    <w:p w14:paraId="43B4B160" w14:textId="4AFA9B01"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To the extent permissible by applicable law, notwithstanding any provision contained elsewhere in this Agreement, the total aggregate liability of either Party to the other, under or in connection with this Agreement and/or any works carried out in terms of this Agreement, howsoever arising, shall in the aggregate be limited to the amount(s) paid by the Recipient to the Service Provider under this Agreement.</w:t>
      </w:r>
    </w:p>
    <w:p w14:paraId="5FEE8516" w14:textId="77777777" w:rsidR="00893B05" w:rsidRDefault="00F14863">
      <w:pPr>
        <w:pStyle w:val="Heading1"/>
        <w:keepLines w:val="0"/>
        <w:numPr>
          <w:ilvl w:val="0"/>
          <w:numId w:val="11"/>
        </w:numPr>
        <w:tabs>
          <w:tab w:val="left" w:pos="360"/>
        </w:tabs>
        <w:spacing w:before="360"/>
        <w:ind w:left="360" w:hanging="360"/>
        <w:rPr>
          <w:sz w:val="22"/>
          <w:szCs w:val="22"/>
        </w:rPr>
      </w:pPr>
      <w:bookmarkStart w:id="146" w:name="_Toc81312104"/>
      <w:bookmarkStart w:id="147" w:name="_Toc47522805"/>
      <w:bookmarkEnd w:id="145"/>
      <w:r>
        <w:rPr>
          <w:color w:val="auto"/>
          <w:sz w:val="22"/>
          <w:szCs w:val="22"/>
        </w:rPr>
        <w:t>Indemnities</w:t>
      </w:r>
      <w:bookmarkEnd w:id="146"/>
    </w:p>
    <w:p w14:paraId="5C74745B"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48" w:name="_Ref78297121"/>
      <w:r>
        <w:rPr>
          <w:b w:val="0"/>
          <w:bCs w:val="0"/>
          <w:color w:val="auto"/>
          <w:sz w:val="22"/>
          <w:szCs w:val="22"/>
        </w:rPr>
        <w:t>The Service Provider indemnifies and holds the Recipient harmless against Losses suffered by, or claims made against the Recipient arising out of or in connection with:</w:t>
      </w:r>
      <w:bookmarkEnd w:id="148"/>
      <w:r>
        <w:rPr>
          <w:b w:val="0"/>
          <w:bCs w:val="0"/>
          <w:color w:val="auto"/>
          <w:sz w:val="22"/>
          <w:szCs w:val="22"/>
        </w:rPr>
        <w:t xml:space="preserve"> </w:t>
      </w:r>
    </w:p>
    <w:p w14:paraId="7AA0BF51"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an allegation by a third party that any intellectual property supplied by the Service Provider infringes the third party’s intellectual property rights;</w:t>
      </w:r>
    </w:p>
    <w:p w14:paraId="03D874B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any misconduct, negligence or breach of this Agreement by the Service Provider; </w:t>
      </w:r>
    </w:p>
    <w:p w14:paraId="22029F12" w14:textId="0D19B5FB"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a material inaccuracy or untruthfulness in any representations or warranties made by the Service Provider in this Agreement ; and/or</w:t>
      </w:r>
    </w:p>
    <w:p w14:paraId="6EBBEDF2"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claims for taxes, interest or penalties against the Recipient that are obligations of the Service Provider.</w:t>
      </w:r>
    </w:p>
    <w:p w14:paraId="3AA45D6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indemnity in clause </w:t>
      </w:r>
      <w:r>
        <w:rPr>
          <w:b w:val="0"/>
          <w:bCs w:val="0"/>
          <w:color w:val="auto"/>
          <w:sz w:val="22"/>
          <w:szCs w:val="22"/>
        </w:rPr>
        <w:fldChar w:fldCharType="begin"/>
      </w:r>
      <w:r>
        <w:rPr>
          <w:b w:val="0"/>
          <w:bCs w:val="0"/>
          <w:color w:val="auto"/>
          <w:sz w:val="22"/>
          <w:szCs w:val="22"/>
        </w:rPr>
        <w:instrText xml:space="preserve"> REF _Ref78297121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26.1</w:t>
      </w:r>
      <w:r>
        <w:rPr>
          <w:b w:val="0"/>
          <w:bCs w:val="0"/>
          <w:color w:val="000000"/>
          <w:sz w:val="22"/>
          <w:szCs w:val="22"/>
        </w:rPr>
        <w:fldChar w:fldCharType="end"/>
      </w:r>
      <w:r>
        <w:rPr>
          <w:b w:val="0"/>
          <w:bCs w:val="0"/>
          <w:color w:val="auto"/>
          <w:sz w:val="22"/>
          <w:szCs w:val="22"/>
        </w:rPr>
        <w:t xml:space="preserve"> does not apply to the extent that the claim of the third party results from:</w:t>
      </w:r>
    </w:p>
    <w:p w14:paraId="4EA0A4AB"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modifications to the intellectual property by the Recipient;</w:t>
      </w:r>
    </w:p>
    <w:p w14:paraId="03DA02F3"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use of the intellectual property other than in its specified operating environment; or</w:t>
      </w:r>
    </w:p>
    <w:p w14:paraId="5DAFDB0C"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use of the intellectual property in combination with products not provided by the Service Provider.</w:t>
      </w:r>
    </w:p>
    <w:p w14:paraId="3E735318"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If a claim against the Service Provider for infringement of intellectual property rights is made or appears likely or possible it will at the request of the Recipient immediately cease providing Services in respect of, or using, the allegedly infringing intellectual property.  The Parties will immediately investigate and implement any measures reasonably available to </w:t>
      </w:r>
      <w:r>
        <w:rPr>
          <w:b w:val="0"/>
          <w:bCs w:val="0"/>
          <w:color w:val="auto"/>
          <w:sz w:val="22"/>
          <w:szCs w:val="22"/>
        </w:rPr>
        <w:lastRenderedPageBreak/>
        <w:t>mitigate any adverse consequences which result.  The Service Provider is not relieved from complying with its obligations under this Agreement to the extent that its ability to do so is impaired by its ceasing to provide Services in respect of, or using, the allegedly infringing intellectual property.</w:t>
      </w:r>
    </w:p>
    <w:p w14:paraId="6947A399"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If a claim against the Recipient for infringement of intellectual property rights</w:t>
      </w:r>
      <w:r>
        <w:rPr>
          <w:b w:val="0"/>
          <w:bCs w:val="0"/>
          <w:color w:val="B5082E"/>
          <w:sz w:val="22"/>
          <w:szCs w:val="22"/>
        </w:rPr>
        <w:t xml:space="preserve"> </w:t>
      </w:r>
      <w:r>
        <w:rPr>
          <w:b w:val="0"/>
          <w:bCs w:val="0"/>
          <w:color w:val="auto"/>
          <w:sz w:val="22"/>
          <w:szCs w:val="22"/>
        </w:rPr>
        <w:t xml:space="preserve">by the Service Provider is made or appears likely or possible the Service Provider must use its best </w:t>
      </w:r>
      <w:proofErr w:type="spellStart"/>
      <w:r>
        <w:rPr>
          <w:b w:val="0"/>
          <w:bCs w:val="0"/>
          <w:color w:val="auto"/>
          <w:sz w:val="22"/>
          <w:szCs w:val="22"/>
        </w:rPr>
        <w:t>endeavours</w:t>
      </w:r>
      <w:proofErr w:type="spellEnd"/>
      <w:r>
        <w:rPr>
          <w:b w:val="0"/>
          <w:bCs w:val="0"/>
          <w:color w:val="auto"/>
          <w:sz w:val="22"/>
          <w:szCs w:val="22"/>
        </w:rPr>
        <w:t xml:space="preserve"> at its own cost to:</w:t>
      </w:r>
    </w:p>
    <w:p w14:paraId="7C5C034A"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procure for the Recipient the right to continue using the allegedly infringing intellectual property; or</w:t>
      </w:r>
    </w:p>
    <w:p w14:paraId="70F71E7F"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modify the allegedly infringing intellectual property so as to render it non-infringing; or</w:t>
      </w:r>
    </w:p>
    <w:p w14:paraId="5359EEA3"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replace it with intellectual property that is at least functionally equivalent.</w:t>
      </w:r>
    </w:p>
    <w:p w14:paraId="3C24D0D6"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If the Service Provider determines that none of these alternatives is reasonably available, the Recipient will cease the use of the intellectual property and the Service Provider will give the Recipient a credit equal to the amount paid by the Recipient for the allegedly infringing intellectual property or Services received through the use of the allegedly infringing intellectual property.</w:t>
      </w:r>
    </w:p>
    <w:p w14:paraId="6B6C719D"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If the Service Provider does not take steps to defend or settle the claim within the time period permitted for the taking of such steps, the Recipient may do so and proceed with the </w:t>
      </w:r>
      <w:proofErr w:type="spellStart"/>
      <w:r>
        <w:rPr>
          <w:b w:val="0"/>
          <w:bCs w:val="0"/>
          <w:color w:val="auto"/>
          <w:sz w:val="22"/>
          <w:szCs w:val="22"/>
        </w:rPr>
        <w:t>defence</w:t>
      </w:r>
      <w:proofErr w:type="spellEnd"/>
      <w:r>
        <w:rPr>
          <w:b w:val="0"/>
          <w:bCs w:val="0"/>
          <w:color w:val="auto"/>
          <w:sz w:val="22"/>
          <w:szCs w:val="22"/>
        </w:rPr>
        <w:t xml:space="preserve"> or settlement of the claim in its sole and absolute discretion.  The Service Provider must on demand reimburse all of the Recipient’s costs of doing so together with any amounts which the Recipient agrees to pay to the claimant or any amounts awarded against it.</w:t>
      </w:r>
    </w:p>
    <w:p w14:paraId="3A4F8600"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If the Service Provider takes over the investigation, </w:t>
      </w:r>
      <w:proofErr w:type="spellStart"/>
      <w:r>
        <w:rPr>
          <w:b w:val="0"/>
          <w:bCs w:val="0"/>
          <w:color w:val="auto"/>
          <w:sz w:val="22"/>
          <w:szCs w:val="22"/>
        </w:rPr>
        <w:t>defence</w:t>
      </w:r>
      <w:proofErr w:type="spellEnd"/>
      <w:r>
        <w:rPr>
          <w:b w:val="0"/>
          <w:bCs w:val="0"/>
          <w:color w:val="auto"/>
          <w:sz w:val="22"/>
          <w:szCs w:val="22"/>
        </w:rPr>
        <w:t xml:space="preserve"> and settlement of the claim, the Recipient may appoint its own legal representatives as observers at its own cost.  The Service Provider must give all necessary cooperation to the Recipient in this regard.</w:t>
      </w:r>
    </w:p>
    <w:p w14:paraId="35FD5798" w14:textId="434A7BD3" w:rsidR="00893B05" w:rsidRDefault="00F14863" w:rsidP="00252CC5">
      <w:pPr>
        <w:spacing w:before="240"/>
        <w:ind w:left="708" w:hanging="708"/>
      </w:pPr>
      <w:r>
        <w:tab/>
      </w:r>
      <w:r>
        <w:rPr>
          <w:color w:val="B5082E"/>
        </w:rPr>
        <w:t>.</w:t>
      </w:r>
    </w:p>
    <w:p w14:paraId="14BAB7C4" w14:textId="77777777" w:rsidR="00893B05" w:rsidRDefault="00F14863">
      <w:pPr>
        <w:spacing w:before="240"/>
      </w:pPr>
      <w:r>
        <w:tab/>
      </w:r>
    </w:p>
    <w:p w14:paraId="5A28922C" w14:textId="77777777" w:rsidR="00893B05" w:rsidRDefault="00F14863">
      <w:pPr>
        <w:pStyle w:val="Heading1"/>
        <w:keepLines w:val="0"/>
        <w:numPr>
          <w:ilvl w:val="0"/>
          <w:numId w:val="11"/>
        </w:numPr>
        <w:tabs>
          <w:tab w:val="left" w:pos="360"/>
        </w:tabs>
        <w:spacing w:before="360"/>
        <w:ind w:left="360" w:hanging="360"/>
        <w:rPr>
          <w:sz w:val="22"/>
          <w:szCs w:val="22"/>
        </w:rPr>
      </w:pPr>
      <w:bookmarkStart w:id="149" w:name="_Toc81312105"/>
      <w:r>
        <w:rPr>
          <w:color w:val="auto"/>
          <w:sz w:val="22"/>
          <w:szCs w:val="22"/>
        </w:rPr>
        <w:t>Confidentiality</w:t>
      </w:r>
      <w:bookmarkEnd w:id="147"/>
      <w:bookmarkEnd w:id="149"/>
      <w:r>
        <w:rPr>
          <w:color w:val="auto"/>
          <w:sz w:val="22"/>
          <w:szCs w:val="22"/>
        </w:rPr>
        <w:t xml:space="preserve"> </w:t>
      </w:r>
    </w:p>
    <w:p w14:paraId="617C961F"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Each Party shall treat as strictly confidential all information received or obtained as a result of entering into or performing this Agreement which relates to:</w:t>
      </w:r>
    </w:p>
    <w:p w14:paraId="039811EF"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provisions of this Agreement;</w:t>
      </w:r>
    </w:p>
    <w:p w14:paraId="7BF4BC2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negotiations relating to this Agreement;</w:t>
      </w:r>
    </w:p>
    <w:p w14:paraId="76E375E4"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the subject matter of this Agreement; </w:t>
      </w:r>
    </w:p>
    <w:p w14:paraId="0F2E958E"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any information provided in terms of this Agreement or for purposes of the transactions contemplated in this Agreement; and/or</w:t>
      </w:r>
    </w:p>
    <w:p w14:paraId="092C2774"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other Party.</w:t>
      </w:r>
    </w:p>
    <w:p w14:paraId="7DF24FD3"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Either Party may disclose information which would otherwise be confidential if and to the extent:</w:t>
      </w:r>
    </w:p>
    <w:p w14:paraId="53ED44D1"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lastRenderedPageBreak/>
        <w:t>required by law;</w:t>
      </w:r>
    </w:p>
    <w:p w14:paraId="5075E6CF"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required by any securities exchange or regulatory or governmental body to which either Party is subject, wherever situated, whether or not the requirement for information has the force of law;</w:t>
      </w:r>
    </w:p>
    <w:p w14:paraId="562467B8"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required to vest the full benefit of this Agreement in either of the Parties;</w:t>
      </w:r>
    </w:p>
    <w:p w14:paraId="4DABD37C"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disclosed to the professional advisers, auditors and bankers of either Party;</w:t>
      </w:r>
    </w:p>
    <w:p w14:paraId="53DD2D7D"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information has come into the public domain through no fault of that Party; and/or</w:t>
      </w:r>
    </w:p>
    <w:p w14:paraId="6726EE66"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other Party has given prior written approval to the disclosure, such approval not to be unreasonably withheld or delayed,</w:t>
      </w:r>
    </w:p>
    <w:p w14:paraId="5B949EA9" w14:textId="77777777" w:rsidR="00893B05" w:rsidRDefault="00F14863">
      <w:pPr>
        <w:pStyle w:val="Heading2"/>
        <w:keepNext w:val="0"/>
        <w:keepLines w:val="0"/>
        <w:spacing w:before="240"/>
        <w:ind w:left="792"/>
        <w:rPr>
          <w:sz w:val="22"/>
          <w:szCs w:val="22"/>
        </w:rPr>
      </w:pPr>
      <w:r>
        <w:rPr>
          <w:b w:val="0"/>
          <w:bCs w:val="0"/>
          <w:color w:val="auto"/>
          <w:sz w:val="22"/>
          <w:szCs w:val="22"/>
        </w:rPr>
        <w:t>provided that any information so disclosed shall be disclosed only after notification to the other Party.</w:t>
      </w:r>
    </w:p>
    <w:p w14:paraId="6F97B0E7"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Each Party shall treat all Confidential Information received by it from the other Party with the same standard of care as it uses to protect its own confidential information.</w:t>
      </w:r>
    </w:p>
    <w:p w14:paraId="296A8342"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Neither Party shall make any public announcement (save for any announcement required under applicable law or the rules of any securities exchange or regulatory body to which such Party or its affiliates are subject) regarding the transactions contemplated in this Agreement unless such announcement has been approved by the other Party in writing, provided that such approval shall not be unreasonably withheld or delayed.</w:t>
      </w:r>
    </w:p>
    <w:p w14:paraId="763A3FD5" w14:textId="77777777" w:rsidR="00893B05" w:rsidRDefault="00F14863">
      <w:pPr>
        <w:pStyle w:val="Heading1"/>
        <w:keepLines w:val="0"/>
        <w:numPr>
          <w:ilvl w:val="0"/>
          <w:numId w:val="11"/>
        </w:numPr>
        <w:tabs>
          <w:tab w:val="left" w:pos="360"/>
        </w:tabs>
        <w:spacing w:before="360"/>
        <w:ind w:left="360" w:hanging="360"/>
        <w:rPr>
          <w:sz w:val="22"/>
          <w:szCs w:val="22"/>
        </w:rPr>
      </w:pPr>
      <w:bookmarkStart w:id="150" w:name="_Ref312053920"/>
      <w:bookmarkStart w:id="151" w:name="_Toc47522807"/>
      <w:bookmarkStart w:id="152" w:name="_Toc81312106"/>
      <w:r>
        <w:rPr>
          <w:color w:val="auto"/>
          <w:sz w:val="22"/>
          <w:szCs w:val="22"/>
        </w:rPr>
        <w:t>Force majeure</w:t>
      </w:r>
      <w:bookmarkEnd w:id="150"/>
      <w:bookmarkEnd w:id="151"/>
      <w:bookmarkEnd w:id="152"/>
    </w:p>
    <w:p w14:paraId="33AFCBCF"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53" w:name="_Ref47098457"/>
      <w:r>
        <w:rPr>
          <w:b w:val="0"/>
          <w:bCs w:val="0"/>
          <w:color w:val="auto"/>
          <w:sz w:val="22"/>
          <w:szCs w:val="22"/>
        </w:rPr>
        <w:t>To the extent that it becomes impossible for a Party to perform any obligation (other than a payment obligation) in terms of this Agreement because of an event or circumstance that was neither foreseen nor reasonably foreseeable when the Agreement was entered into or which, if the event could have been foreseen at that time, cannot be guarded against or avoided by reasonable care or the reasonable acts of that Party, that Party may:</w:t>
      </w:r>
      <w:bookmarkEnd w:id="153"/>
    </w:p>
    <w:p w14:paraId="7A2AA0BC"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notify the other Party in writing within 5 (five) Business Days of the nature, extent, effect and likely duration of the event or circumstance; and keep the other Party updated as may be reasonably required by the other Party;</w:t>
      </w:r>
    </w:p>
    <w:p w14:paraId="506532A6"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take all commercially reasonable action to remedy or minimise the consequences; and</w:t>
      </w:r>
    </w:p>
    <w:p w14:paraId="5554E8F0"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immediately resume performance of its obligations under this Agreement and notify the other Party in writing when performance of the obligation again becomes possible.</w:t>
      </w:r>
      <w:bookmarkStart w:id="154" w:name="_Ref312160699"/>
    </w:p>
    <w:p w14:paraId="357928D6"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Notwithstanding the provisions of clause </w:t>
      </w:r>
      <w:r>
        <w:rPr>
          <w:b w:val="0"/>
          <w:bCs w:val="0"/>
          <w:color w:val="auto"/>
          <w:sz w:val="22"/>
          <w:szCs w:val="22"/>
        </w:rPr>
        <w:fldChar w:fldCharType="begin"/>
      </w:r>
      <w:r>
        <w:rPr>
          <w:b w:val="0"/>
          <w:bCs w:val="0"/>
          <w:color w:val="auto"/>
          <w:sz w:val="22"/>
          <w:szCs w:val="22"/>
        </w:rPr>
        <w:instrText xml:space="preserve"> REF _Ref47098457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28.1</w:t>
      </w:r>
      <w:r>
        <w:rPr>
          <w:b w:val="0"/>
          <w:bCs w:val="0"/>
          <w:color w:val="000000"/>
          <w:sz w:val="22"/>
          <w:szCs w:val="22"/>
        </w:rPr>
        <w:fldChar w:fldCharType="end"/>
      </w:r>
      <w:r>
        <w:rPr>
          <w:b w:val="0"/>
          <w:bCs w:val="0"/>
          <w:color w:val="auto"/>
          <w:sz w:val="22"/>
          <w:szCs w:val="22"/>
        </w:rPr>
        <w:t>, performance of any such obligation is suspended for as long as the event or circumstance continues to make the performance impossible.</w:t>
      </w:r>
      <w:bookmarkEnd w:id="154"/>
    </w:p>
    <w:p w14:paraId="042077E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If the event or circumstance continues for a period exceeding 60 (sixty) days, then either Party may terminate this Agreement on written notice to the other Party provided that the obligation which the affected Party is unable to perform is a material obligation under this Agreement.</w:t>
      </w:r>
    </w:p>
    <w:p w14:paraId="6CA5A54C" w14:textId="77777777" w:rsidR="00893B05" w:rsidRDefault="00F14863">
      <w:pPr>
        <w:pStyle w:val="Heading1"/>
        <w:keepLines w:val="0"/>
        <w:numPr>
          <w:ilvl w:val="0"/>
          <w:numId w:val="11"/>
        </w:numPr>
        <w:tabs>
          <w:tab w:val="left" w:pos="360"/>
        </w:tabs>
        <w:spacing w:before="360"/>
        <w:ind w:left="360" w:hanging="360"/>
        <w:rPr>
          <w:sz w:val="22"/>
          <w:szCs w:val="22"/>
        </w:rPr>
      </w:pPr>
      <w:bookmarkStart w:id="155" w:name="_Ref312053922"/>
      <w:bookmarkStart w:id="156" w:name="_Toc47522808"/>
      <w:bookmarkStart w:id="157" w:name="_Toc81312107"/>
      <w:r>
        <w:rPr>
          <w:color w:val="auto"/>
          <w:sz w:val="22"/>
          <w:szCs w:val="22"/>
        </w:rPr>
        <w:lastRenderedPageBreak/>
        <w:t>Breach</w:t>
      </w:r>
      <w:bookmarkEnd w:id="155"/>
      <w:bookmarkEnd w:id="156"/>
      <w:bookmarkEnd w:id="157"/>
      <w:r>
        <w:rPr>
          <w:color w:val="auto"/>
          <w:sz w:val="22"/>
          <w:szCs w:val="22"/>
        </w:rPr>
        <w:t xml:space="preserve"> </w:t>
      </w:r>
    </w:p>
    <w:p w14:paraId="29C34B86" w14:textId="2A4BD070" w:rsidR="00893B05" w:rsidRDefault="00F14863">
      <w:pPr>
        <w:pStyle w:val="Heading2"/>
        <w:keepNext w:val="0"/>
        <w:keepLines w:val="0"/>
        <w:numPr>
          <w:ilvl w:val="1"/>
          <w:numId w:val="11"/>
        </w:numPr>
        <w:tabs>
          <w:tab w:val="left" w:pos="720"/>
        </w:tabs>
        <w:spacing w:before="240"/>
        <w:ind w:left="720" w:hanging="720"/>
        <w:rPr>
          <w:sz w:val="22"/>
          <w:szCs w:val="22"/>
        </w:rPr>
      </w:pPr>
      <w:bookmarkStart w:id="158" w:name="_Ref294630925"/>
      <w:r>
        <w:rPr>
          <w:b w:val="0"/>
          <w:bCs w:val="0"/>
          <w:color w:val="auto"/>
          <w:sz w:val="22"/>
          <w:szCs w:val="22"/>
        </w:rPr>
        <w:t>Should either Party (</w:t>
      </w:r>
      <w:r>
        <w:rPr>
          <w:color w:val="auto"/>
          <w:sz w:val="22"/>
          <w:szCs w:val="22"/>
        </w:rPr>
        <w:t>Defaulting Party</w:t>
      </w:r>
      <w:r>
        <w:rPr>
          <w:b w:val="0"/>
          <w:bCs w:val="0"/>
          <w:color w:val="auto"/>
          <w:sz w:val="22"/>
          <w:szCs w:val="22"/>
        </w:rPr>
        <w:t>) breach of any of the provisions of this Agreement, then the other Party (</w:t>
      </w:r>
      <w:r>
        <w:rPr>
          <w:color w:val="auto"/>
          <w:sz w:val="22"/>
          <w:szCs w:val="22"/>
        </w:rPr>
        <w:t>Aggrieved Party</w:t>
      </w:r>
      <w:r>
        <w:rPr>
          <w:b w:val="0"/>
          <w:bCs w:val="0"/>
          <w:color w:val="auto"/>
          <w:sz w:val="22"/>
          <w:szCs w:val="22"/>
        </w:rPr>
        <w:t>) may give the Defaulting Party 14 (fourteen) days’ written notice or such longer period of time as the Aggrieved Party may specify in the notice, to remedy the breach.  If the Defaulting Party fails to comply with the notice, the Aggrieved Party may:</w:t>
      </w:r>
      <w:bookmarkEnd w:id="158"/>
    </w:p>
    <w:p w14:paraId="4435115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claim immediate payment and/or performance by the Defaulting Party of all of the Defaulting Party’s obligations that are due for performance; or </w:t>
      </w:r>
      <w:bookmarkStart w:id="159" w:name="_Ref294536632"/>
    </w:p>
    <w:p w14:paraId="42E7499D"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subject to clause </w:t>
      </w:r>
      <w:r>
        <w:rPr>
          <w:b w:val="0"/>
          <w:bCs w:val="0"/>
          <w:color w:val="auto"/>
          <w:sz w:val="22"/>
          <w:szCs w:val="22"/>
        </w:rPr>
        <w:fldChar w:fldCharType="begin"/>
      </w:r>
      <w:r>
        <w:rPr>
          <w:b w:val="0"/>
          <w:bCs w:val="0"/>
          <w:color w:val="auto"/>
          <w:sz w:val="22"/>
          <w:szCs w:val="22"/>
        </w:rPr>
        <w:instrText xml:space="preserve"> REF _Ref78297304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29.2</w:t>
      </w:r>
      <w:r>
        <w:rPr>
          <w:b w:val="0"/>
          <w:bCs w:val="0"/>
          <w:color w:val="000000"/>
          <w:sz w:val="22"/>
          <w:szCs w:val="22"/>
        </w:rPr>
        <w:fldChar w:fldCharType="end"/>
      </w:r>
      <w:r>
        <w:rPr>
          <w:b w:val="0"/>
          <w:bCs w:val="0"/>
          <w:color w:val="auto"/>
          <w:sz w:val="22"/>
          <w:szCs w:val="22"/>
        </w:rPr>
        <w:t>, cancel this Agreement upon written notice to the Defaulting Party where the breach constitutes a material breach,</w:t>
      </w:r>
      <w:bookmarkEnd w:id="159"/>
    </w:p>
    <w:p w14:paraId="3DFFF46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in either event without prejudice to the Aggrieved Party’s right to claim damages or to exercise any other rights that the Aggrieved Party may have under this Agreement or in law.</w:t>
      </w:r>
      <w:bookmarkStart w:id="160" w:name="_Ref312160795"/>
    </w:p>
    <w:p w14:paraId="1F503AF6"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61" w:name="_Ref78297304"/>
      <w:r>
        <w:rPr>
          <w:b w:val="0"/>
          <w:bCs w:val="0"/>
          <w:color w:val="auto"/>
          <w:sz w:val="22"/>
          <w:szCs w:val="22"/>
        </w:rPr>
        <w:t xml:space="preserve">Without detracting from the provisions of clause </w:t>
      </w:r>
      <w:r>
        <w:rPr>
          <w:b w:val="0"/>
          <w:bCs w:val="0"/>
          <w:color w:val="auto"/>
          <w:sz w:val="22"/>
          <w:szCs w:val="22"/>
        </w:rPr>
        <w:fldChar w:fldCharType="begin"/>
      </w:r>
      <w:r>
        <w:rPr>
          <w:b w:val="0"/>
          <w:bCs w:val="0"/>
          <w:color w:val="auto"/>
          <w:sz w:val="22"/>
          <w:szCs w:val="22"/>
        </w:rPr>
        <w:instrText xml:space="preserve"> REF _Ref294630925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29.1</w:t>
      </w:r>
      <w:r>
        <w:rPr>
          <w:b w:val="0"/>
          <w:bCs w:val="0"/>
          <w:color w:val="000000"/>
          <w:sz w:val="22"/>
          <w:szCs w:val="22"/>
        </w:rPr>
        <w:fldChar w:fldCharType="end"/>
      </w:r>
      <w:r>
        <w:rPr>
          <w:b w:val="0"/>
          <w:bCs w:val="0"/>
          <w:color w:val="auto"/>
          <w:sz w:val="22"/>
          <w:szCs w:val="22"/>
        </w:rPr>
        <w:t>, the Aggrieved Party may summarily cancel this Agreement at any time by giving to the Defaulting Party notice of the cancellation if:</w:t>
      </w:r>
      <w:bookmarkEnd w:id="160"/>
      <w:bookmarkEnd w:id="161"/>
    </w:p>
    <w:p w14:paraId="63F2A88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the Defaulting Party commits a material breach of this Agreement which cannot be remedied;</w:t>
      </w:r>
      <w:bookmarkStart w:id="162" w:name="_Ref377721382"/>
    </w:p>
    <w:p w14:paraId="6F38804F" w14:textId="77777777" w:rsidR="00893B05" w:rsidRDefault="00F14863">
      <w:pPr>
        <w:pStyle w:val="Heading3"/>
        <w:keepNext w:val="0"/>
        <w:keepLines w:val="0"/>
        <w:numPr>
          <w:ilvl w:val="2"/>
          <w:numId w:val="11"/>
        </w:numPr>
        <w:tabs>
          <w:tab w:val="left" w:pos="1080"/>
        </w:tabs>
        <w:spacing w:before="240"/>
        <w:ind w:left="1080" w:hanging="1080"/>
        <w:rPr>
          <w:sz w:val="22"/>
          <w:szCs w:val="22"/>
        </w:rPr>
      </w:pPr>
      <w:bookmarkStart w:id="163" w:name="_Ref78297350"/>
      <w:r>
        <w:rPr>
          <w:b w:val="0"/>
          <w:bCs w:val="0"/>
          <w:color w:val="auto"/>
          <w:sz w:val="22"/>
          <w:szCs w:val="22"/>
        </w:rPr>
        <w:t>the Defaulting Party is, other than for the purposes of reconstruction or amalgamation, placed under voluntary or compulsory sequestration, winding-up, judicial management, business rescue or the equivalent of any of these in any jurisdiction;</w:t>
      </w:r>
      <w:bookmarkStart w:id="164" w:name="_Ref294536682"/>
      <w:bookmarkEnd w:id="162"/>
      <w:bookmarkEnd w:id="163"/>
    </w:p>
    <w:p w14:paraId="659F5028" w14:textId="77777777" w:rsidR="00893B05" w:rsidRDefault="00F14863">
      <w:pPr>
        <w:pStyle w:val="Heading3"/>
        <w:keepNext w:val="0"/>
        <w:keepLines w:val="0"/>
        <w:numPr>
          <w:ilvl w:val="2"/>
          <w:numId w:val="11"/>
        </w:numPr>
        <w:tabs>
          <w:tab w:val="left" w:pos="1080"/>
        </w:tabs>
        <w:spacing w:before="240"/>
        <w:ind w:left="1080" w:hanging="1080"/>
        <w:rPr>
          <w:sz w:val="22"/>
          <w:szCs w:val="22"/>
        </w:rPr>
      </w:pPr>
      <w:bookmarkStart w:id="165" w:name="_Ref78297351"/>
      <w:r>
        <w:rPr>
          <w:b w:val="0"/>
          <w:bCs w:val="0"/>
          <w:color w:val="auto"/>
          <w:sz w:val="22"/>
          <w:szCs w:val="22"/>
        </w:rPr>
        <w:t>a judgment against the Defaulting Party in respect of which no appeal lies or in respect of which the period for lodging an appeal (excluding any period to seek condonation) has expired and remains unsatisfied for a period of at least 60 (sixty) days; or</w:t>
      </w:r>
      <w:bookmarkStart w:id="166" w:name="_Ref294536699"/>
      <w:bookmarkEnd w:id="164"/>
      <w:bookmarkEnd w:id="165"/>
    </w:p>
    <w:p w14:paraId="2BD2F94E" w14:textId="77777777" w:rsidR="00893B05" w:rsidRDefault="00F14863">
      <w:pPr>
        <w:pStyle w:val="Heading3"/>
        <w:keepNext w:val="0"/>
        <w:keepLines w:val="0"/>
        <w:numPr>
          <w:ilvl w:val="2"/>
          <w:numId w:val="11"/>
        </w:numPr>
        <w:tabs>
          <w:tab w:val="left" w:pos="1080"/>
        </w:tabs>
        <w:spacing w:before="240"/>
        <w:ind w:left="1080" w:hanging="1080"/>
        <w:rPr>
          <w:sz w:val="22"/>
          <w:szCs w:val="22"/>
        </w:rPr>
      </w:pPr>
      <w:bookmarkStart w:id="167" w:name="_Ref78297353"/>
      <w:r>
        <w:rPr>
          <w:b w:val="0"/>
          <w:bCs w:val="0"/>
          <w:color w:val="auto"/>
          <w:sz w:val="22"/>
          <w:szCs w:val="22"/>
        </w:rPr>
        <w:t>the Defaulting Party makes or offers to make a general assignment or any arrangement or composition with or for the benefit of its creditors generally (or any class of its creditors) for releasing it wholly or partially from its debts.</w:t>
      </w:r>
      <w:bookmarkEnd w:id="166"/>
      <w:bookmarkEnd w:id="167"/>
    </w:p>
    <w:p w14:paraId="57B2F8F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Any cancellation of this Agreement by the Aggrieved Party is effective on receipt of a notice of cancellation by the Defaulting Party (in the case of an irreversible material breach) or the date of the breach (in the circumstances mentioned in clauses </w:t>
      </w:r>
      <w:r>
        <w:rPr>
          <w:b w:val="0"/>
          <w:bCs w:val="0"/>
          <w:color w:val="auto"/>
          <w:sz w:val="22"/>
          <w:szCs w:val="22"/>
        </w:rPr>
        <w:fldChar w:fldCharType="begin"/>
      </w:r>
      <w:r>
        <w:rPr>
          <w:b w:val="0"/>
          <w:bCs w:val="0"/>
          <w:color w:val="auto"/>
          <w:sz w:val="22"/>
          <w:szCs w:val="22"/>
        </w:rPr>
        <w:instrText xml:space="preserve"> REF _Ref78297350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29.2.2</w:t>
      </w:r>
      <w:r>
        <w:rPr>
          <w:b w:val="0"/>
          <w:bCs w:val="0"/>
          <w:color w:val="000000"/>
          <w:sz w:val="22"/>
          <w:szCs w:val="22"/>
        </w:rPr>
        <w:fldChar w:fldCharType="end"/>
      </w:r>
      <w:r>
        <w:rPr>
          <w:b w:val="0"/>
          <w:bCs w:val="0"/>
          <w:color w:val="auto"/>
          <w:sz w:val="22"/>
          <w:szCs w:val="22"/>
        </w:rPr>
        <w:t xml:space="preserve">, </w:t>
      </w:r>
      <w:r>
        <w:rPr>
          <w:b w:val="0"/>
          <w:bCs w:val="0"/>
          <w:color w:val="auto"/>
          <w:sz w:val="22"/>
          <w:szCs w:val="22"/>
        </w:rPr>
        <w:fldChar w:fldCharType="begin"/>
      </w:r>
      <w:r>
        <w:rPr>
          <w:b w:val="0"/>
          <w:bCs w:val="0"/>
          <w:color w:val="auto"/>
          <w:sz w:val="22"/>
          <w:szCs w:val="22"/>
        </w:rPr>
        <w:instrText xml:space="preserve"> REF _Ref78297351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29.2.3</w:t>
      </w:r>
      <w:r>
        <w:rPr>
          <w:b w:val="0"/>
          <w:bCs w:val="0"/>
          <w:color w:val="000000"/>
          <w:sz w:val="22"/>
          <w:szCs w:val="22"/>
        </w:rPr>
        <w:fldChar w:fldCharType="end"/>
      </w:r>
      <w:r>
        <w:rPr>
          <w:b w:val="0"/>
          <w:bCs w:val="0"/>
          <w:color w:val="auto"/>
          <w:sz w:val="22"/>
          <w:szCs w:val="22"/>
        </w:rPr>
        <w:t xml:space="preserve"> or </w:t>
      </w:r>
      <w:r>
        <w:rPr>
          <w:b w:val="0"/>
          <w:bCs w:val="0"/>
          <w:color w:val="auto"/>
          <w:sz w:val="22"/>
          <w:szCs w:val="22"/>
        </w:rPr>
        <w:fldChar w:fldCharType="begin"/>
      </w:r>
      <w:r>
        <w:rPr>
          <w:b w:val="0"/>
          <w:bCs w:val="0"/>
          <w:color w:val="auto"/>
          <w:sz w:val="22"/>
          <w:szCs w:val="22"/>
        </w:rPr>
        <w:instrText xml:space="preserve"> REF _Ref78297353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29.2.4</w:t>
      </w:r>
      <w:r>
        <w:rPr>
          <w:b w:val="0"/>
          <w:bCs w:val="0"/>
          <w:color w:val="000000"/>
          <w:sz w:val="22"/>
          <w:szCs w:val="22"/>
        </w:rPr>
        <w:fldChar w:fldCharType="end"/>
      </w:r>
      <w:r>
        <w:rPr>
          <w:b w:val="0"/>
          <w:bCs w:val="0"/>
          <w:color w:val="auto"/>
          <w:sz w:val="22"/>
          <w:szCs w:val="22"/>
        </w:rPr>
        <w:t>).</w:t>
      </w:r>
    </w:p>
    <w:p w14:paraId="08059DC2"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Any cancellation is without prejudice to any claim that either Party may have in respect of any breach of the terms and conditions of this Agreement by the other Party arising prior to the date of cancellation.</w:t>
      </w:r>
    </w:p>
    <w:p w14:paraId="5A81CB48" w14:textId="77777777" w:rsidR="00893B05" w:rsidRDefault="00F14863">
      <w:pPr>
        <w:pStyle w:val="Heading1"/>
        <w:keepLines w:val="0"/>
        <w:numPr>
          <w:ilvl w:val="0"/>
          <w:numId w:val="11"/>
        </w:numPr>
        <w:tabs>
          <w:tab w:val="left" w:pos="360"/>
        </w:tabs>
        <w:spacing w:before="360"/>
        <w:ind w:left="360" w:hanging="360"/>
        <w:rPr>
          <w:sz w:val="22"/>
          <w:szCs w:val="22"/>
        </w:rPr>
      </w:pPr>
      <w:bookmarkStart w:id="168" w:name="_Ref312160221"/>
      <w:bookmarkStart w:id="169" w:name="_Toc47522809"/>
      <w:bookmarkStart w:id="170" w:name="_Toc81312108"/>
      <w:r>
        <w:rPr>
          <w:color w:val="auto"/>
          <w:sz w:val="22"/>
          <w:szCs w:val="22"/>
        </w:rPr>
        <w:t>Dispute resolution</w:t>
      </w:r>
      <w:bookmarkEnd w:id="168"/>
      <w:bookmarkEnd w:id="169"/>
      <w:bookmarkEnd w:id="170"/>
    </w:p>
    <w:p w14:paraId="40605EA6"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Any dispute arising out of or in connection with this Agreement must be resolved in terms of this clause </w:t>
      </w:r>
      <w:r>
        <w:rPr>
          <w:b w:val="0"/>
          <w:bCs w:val="0"/>
          <w:color w:val="auto"/>
          <w:sz w:val="22"/>
          <w:szCs w:val="22"/>
        </w:rPr>
        <w:fldChar w:fldCharType="begin"/>
      </w:r>
      <w:r>
        <w:rPr>
          <w:b w:val="0"/>
          <w:bCs w:val="0"/>
          <w:color w:val="auto"/>
          <w:sz w:val="22"/>
          <w:szCs w:val="22"/>
        </w:rPr>
        <w:instrText xml:space="preserve"> REF _Ref312160221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30</w:t>
      </w:r>
      <w:r>
        <w:rPr>
          <w:b w:val="0"/>
          <w:bCs w:val="0"/>
          <w:color w:val="000000"/>
          <w:sz w:val="22"/>
          <w:szCs w:val="22"/>
        </w:rPr>
        <w:fldChar w:fldCharType="end"/>
      </w:r>
      <w:r>
        <w:rPr>
          <w:b w:val="0"/>
          <w:bCs w:val="0"/>
          <w:color w:val="auto"/>
          <w:sz w:val="22"/>
          <w:szCs w:val="22"/>
        </w:rPr>
        <w:t xml:space="preserve">.  </w:t>
      </w:r>
    </w:p>
    <w:p w14:paraId="4C1BE9CF" w14:textId="31ABE5D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Disputes must be referred to senior executives of each Party with settlement authority as soon as possible for attempted resolution.  The Parties’ senior executives must attempt to resolve the dispute as speedily as possible and will meet as often as necessary to do so.  </w:t>
      </w:r>
    </w:p>
    <w:p w14:paraId="65E58C6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lastRenderedPageBreak/>
        <w:t xml:space="preserve">Any settlement must be recorded in writing and signed by the senior executives on behalf of each Party.  </w:t>
      </w:r>
    </w:p>
    <w:p w14:paraId="324936D2"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senior executives will have failed to resolve the dispute when either Party declares this to be the case.</w:t>
      </w:r>
      <w:bookmarkStart w:id="171" w:name="_Ref47107818"/>
    </w:p>
    <w:p w14:paraId="3DC8EE7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If the dispute is not resolved by the senior executives, the dispute will be resolved by way of arbitration at the instance of either Party.</w:t>
      </w:r>
      <w:bookmarkEnd w:id="171"/>
      <w:r>
        <w:rPr>
          <w:b w:val="0"/>
          <w:bCs w:val="0"/>
          <w:color w:val="auto"/>
          <w:sz w:val="22"/>
          <w:szCs w:val="22"/>
        </w:rPr>
        <w:t xml:space="preserve"> </w:t>
      </w:r>
    </w:p>
    <w:p w14:paraId="6071B681"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arbitration will be held subject to the provisions of this Agreement:</w:t>
      </w:r>
    </w:p>
    <w:p w14:paraId="05735A31"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at Sandton;</w:t>
      </w:r>
    </w:p>
    <w:p w14:paraId="3557CFC9"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with only the Parties, their legal representatives, arbitrator/s and any witnesses who may be called to give evidence present; and</w:t>
      </w:r>
    </w:p>
    <w:p w14:paraId="04CB1E86"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otherwise in accordance with the provisions of the rules of the Arbitration Foundation of Southern Africa (</w:t>
      </w:r>
      <w:r>
        <w:rPr>
          <w:color w:val="auto"/>
          <w:sz w:val="22"/>
          <w:szCs w:val="22"/>
        </w:rPr>
        <w:t>AFSA</w:t>
      </w:r>
      <w:r>
        <w:rPr>
          <w:b w:val="0"/>
          <w:bCs w:val="0"/>
          <w:color w:val="auto"/>
          <w:sz w:val="22"/>
          <w:szCs w:val="22"/>
        </w:rPr>
        <w:t>).</w:t>
      </w:r>
      <w:bookmarkStart w:id="172" w:name="_Ref341030794"/>
    </w:p>
    <w:p w14:paraId="7F5EBF9C" w14:textId="08CF9816" w:rsidR="00893B05" w:rsidRDefault="00F14863">
      <w:pPr>
        <w:pStyle w:val="Heading2"/>
        <w:keepNext w:val="0"/>
        <w:keepLines w:val="0"/>
        <w:numPr>
          <w:ilvl w:val="1"/>
          <w:numId w:val="11"/>
        </w:numPr>
        <w:tabs>
          <w:tab w:val="left" w:pos="720"/>
        </w:tabs>
        <w:spacing w:before="240"/>
        <w:ind w:left="720" w:hanging="720"/>
        <w:rPr>
          <w:sz w:val="22"/>
          <w:szCs w:val="22"/>
        </w:rPr>
      </w:pPr>
      <w:bookmarkStart w:id="173" w:name="_Ref78297408"/>
      <w:r>
        <w:rPr>
          <w:b w:val="0"/>
          <w:bCs w:val="0"/>
          <w:color w:val="auto"/>
          <w:sz w:val="22"/>
          <w:szCs w:val="22"/>
        </w:rPr>
        <w:t xml:space="preserve">The arbitrator will be a counsel with no less than </w:t>
      </w:r>
      <w:bookmarkStart w:id="174" w:name="_Hlk78475219"/>
      <w:r>
        <w:rPr>
          <w:b w:val="0"/>
          <w:bCs w:val="0"/>
          <w:color w:val="auto"/>
          <w:sz w:val="22"/>
          <w:szCs w:val="22"/>
        </w:rPr>
        <w:t xml:space="preserve">10 (ten) </w:t>
      </w:r>
      <w:bookmarkEnd w:id="174"/>
      <w:r>
        <w:rPr>
          <w:b w:val="0"/>
          <w:bCs w:val="0"/>
          <w:color w:val="auto"/>
          <w:sz w:val="22"/>
          <w:szCs w:val="22"/>
        </w:rPr>
        <w:t>years standing agreed upon between the Parties.</w:t>
      </w:r>
      <w:bookmarkEnd w:id="172"/>
      <w:bookmarkEnd w:id="173"/>
    </w:p>
    <w:p w14:paraId="70E9C811"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If the Parties cannot agree upon an arbitrator in terms of clause </w:t>
      </w:r>
      <w:r>
        <w:rPr>
          <w:b w:val="0"/>
          <w:bCs w:val="0"/>
          <w:color w:val="auto"/>
          <w:sz w:val="22"/>
          <w:szCs w:val="22"/>
        </w:rPr>
        <w:fldChar w:fldCharType="begin"/>
      </w:r>
      <w:r>
        <w:rPr>
          <w:b w:val="0"/>
          <w:bCs w:val="0"/>
          <w:color w:val="auto"/>
          <w:sz w:val="22"/>
          <w:szCs w:val="22"/>
        </w:rPr>
        <w:instrText xml:space="preserve"> REF _Ref78297408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30.7</w:t>
      </w:r>
      <w:r>
        <w:rPr>
          <w:b w:val="0"/>
          <w:bCs w:val="0"/>
          <w:color w:val="000000"/>
          <w:sz w:val="22"/>
          <w:szCs w:val="22"/>
        </w:rPr>
        <w:fldChar w:fldCharType="end"/>
      </w:r>
      <w:r>
        <w:rPr>
          <w:b w:val="0"/>
          <w:bCs w:val="0"/>
          <w:color w:val="auto"/>
          <w:sz w:val="22"/>
          <w:szCs w:val="22"/>
        </w:rPr>
        <w:t xml:space="preserve"> within 10 (ten) Business Days after the arbitration has been demanded, the nomination will be made by the chairman of AFSA at the request of either Party. </w:t>
      </w:r>
    </w:p>
    <w:p w14:paraId="53AD32E1"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arbitration will be conducted in the English language. </w:t>
      </w:r>
    </w:p>
    <w:p w14:paraId="3685C193"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Subject to clause </w:t>
      </w:r>
      <w:r>
        <w:rPr>
          <w:b w:val="0"/>
          <w:bCs w:val="0"/>
          <w:color w:val="auto"/>
          <w:sz w:val="22"/>
          <w:szCs w:val="22"/>
        </w:rPr>
        <w:fldChar w:fldCharType="begin"/>
      </w:r>
      <w:r>
        <w:rPr>
          <w:b w:val="0"/>
          <w:bCs w:val="0"/>
          <w:color w:val="auto"/>
          <w:sz w:val="22"/>
          <w:szCs w:val="22"/>
        </w:rPr>
        <w:instrText xml:space="preserve"> REF _Ref78297434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30.14</w:t>
      </w:r>
      <w:r>
        <w:rPr>
          <w:b w:val="0"/>
          <w:bCs w:val="0"/>
          <w:color w:val="000000"/>
          <w:sz w:val="22"/>
          <w:szCs w:val="22"/>
        </w:rPr>
        <w:fldChar w:fldCharType="end"/>
      </w:r>
      <w:r>
        <w:rPr>
          <w:b w:val="0"/>
          <w:bCs w:val="0"/>
          <w:color w:val="auto"/>
          <w:sz w:val="22"/>
          <w:szCs w:val="22"/>
        </w:rPr>
        <w:t xml:space="preserve">, all information concerning the arbitration proceedings, all evidence led or presented and the arbitrator’s award will be confidential. </w:t>
      </w:r>
    </w:p>
    <w:p w14:paraId="445FE417"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arbitrator will be obliged to give written reasons for the award. </w:t>
      </w:r>
    </w:p>
    <w:p w14:paraId="2DBE2F55"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decision of the arbitrator will be subject to appeal in terms of the appeal rules of AFSA.</w:t>
      </w:r>
    </w:p>
    <w:p w14:paraId="742A95B6"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Either Party may have the award of an arbitrator, including an award on appeal made an order of court. </w:t>
      </w:r>
      <w:bookmarkStart w:id="175" w:name="_Ref341030898"/>
    </w:p>
    <w:p w14:paraId="20BE4C0C"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76" w:name="_Ref78297434"/>
      <w:r>
        <w:rPr>
          <w:b w:val="0"/>
          <w:bCs w:val="0"/>
          <w:color w:val="auto"/>
          <w:sz w:val="22"/>
          <w:szCs w:val="22"/>
        </w:rPr>
        <w:t>Nothing contained in this Agreement will prevent either Party from applying to court for urgent or interdictory relief.</w:t>
      </w:r>
      <w:bookmarkEnd w:id="175"/>
      <w:bookmarkEnd w:id="176"/>
    </w:p>
    <w:p w14:paraId="3F78359C"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This clause </w:t>
      </w:r>
      <w:r>
        <w:rPr>
          <w:b w:val="0"/>
          <w:bCs w:val="0"/>
          <w:color w:val="auto"/>
          <w:sz w:val="22"/>
          <w:szCs w:val="22"/>
        </w:rPr>
        <w:fldChar w:fldCharType="begin"/>
      </w:r>
      <w:r>
        <w:rPr>
          <w:b w:val="0"/>
          <w:bCs w:val="0"/>
          <w:color w:val="auto"/>
          <w:sz w:val="22"/>
          <w:szCs w:val="22"/>
        </w:rPr>
        <w:instrText xml:space="preserve"> REF _Ref312160221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30</w:t>
      </w:r>
      <w:r>
        <w:rPr>
          <w:b w:val="0"/>
          <w:bCs w:val="0"/>
          <w:color w:val="000000"/>
          <w:sz w:val="22"/>
          <w:szCs w:val="22"/>
        </w:rPr>
        <w:fldChar w:fldCharType="end"/>
      </w:r>
      <w:r>
        <w:rPr>
          <w:b w:val="0"/>
          <w:bCs w:val="0"/>
          <w:color w:val="auto"/>
          <w:sz w:val="22"/>
          <w:szCs w:val="22"/>
        </w:rPr>
        <w:t xml:space="preserve"> constitutes each Party’s irrevocable consent to arbitration proceedings, and no Party may withdraw from such proceedings or claim that it is not bound by this clause.</w:t>
      </w:r>
    </w:p>
    <w:p w14:paraId="01AD85EE"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The Parties will continue to perform their respective obligations under this Agreement pending the resolution of a dispute, it being agreed that neither Party may, without the agreement of the other, terminate this Agreement based on the issues under dispute until the dispute is finally resolved. </w:t>
      </w:r>
    </w:p>
    <w:p w14:paraId="78F7B048"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A demand by a Party to submit a dispute to arbitration in terms of this clause </w:t>
      </w:r>
      <w:r>
        <w:rPr>
          <w:b w:val="0"/>
          <w:bCs w:val="0"/>
          <w:color w:val="auto"/>
          <w:sz w:val="22"/>
          <w:szCs w:val="22"/>
        </w:rPr>
        <w:fldChar w:fldCharType="begin"/>
      </w:r>
      <w:r>
        <w:rPr>
          <w:b w:val="0"/>
          <w:bCs w:val="0"/>
          <w:color w:val="auto"/>
          <w:sz w:val="22"/>
          <w:szCs w:val="22"/>
        </w:rPr>
        <w:instrText xml:space="preserve"> REF _Ref312160221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30</w:t>
      </w:r>
      <w:r>
        <w:rPr>
          <w:b w:val="0"/>
          <w:bCs w:val="0"/>
          <w:color w:val="000000"/>
          <w:sz w:val="22"/>
          <w:szCs w:val="22"/>
        </w:rPr>
        <w:fldChar w:fldCharType="end"/>
      </w:r>
      <w:r>
        <w:rPr>
          <w:b w:val="0"/>
          <w:bCs w:val="0"/>
          <w:color w:val="auto"/>
          <w:sz w:val="22"/>
          <w:szCs w:val="22"/>
        </w:rPr>
        <w:t xml:space="preserve"> is adequate legal process to interrupt any time bar laws in respect of legal claims.</w:t>
      </w:r>
      <w:bookmarkStart w:id="177" w:name="_Ref47107827"/>
    </w:p>
    <w:p w14:paraId="5132BC88"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This clause </w:t>
      </w:r>
      <w:r>
        <w:rPr>
          <w:b w:val="0"/>
          <w:bCs w:val="0"/>
          <w:color w:val="auto"/>
          <w:sz w:val="22"/>
          <w:szCs w:val="22"/>
        </w:rPr>
        <w:fldChar w:fldCharType="begin"/>
      </w:r>
      <w:r>
        <w:rPr>
          <w:b w:val="0"/>
          <w:bCs w:val="0"/>
          <w:color w:val="auto"/>
          <w:sz w:val="22"/>
          <w:szCs w:val="22"/>
        </w:rPr>
        <w:instrText xml:space="preserve"> REF _Ref312160221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30</w:t>
      </w:r>
      <w:r>
        <w:rPr>
          <w:b w:val="0"/>
          <w:bCs w:val="0"/>
          <w:color w:val="000000"/>
          <w:sz w:val="22"/>
          <w:szCs w:val="22"/>
        </w:rPr>
        <w:fldChar w:fldCharType="end"/>
      </w:r>
      <w:r>
        <w:rPr>
          <w:b w:val="0"/>
          <w:bCs w:val="0"/>
          <w:color w:val="auto"/>
          <w:sz w:val="22"/>
          <w:szCs w:val="22"/>
        </w:rPr>
        <w:t xml:space="preserve"> is a separate, divisible clause from the rest of this Agreement and will remain valid and enforceable in perpetuity notwithstanding the expiry or termination of this Agreement.</w:t>
      </w:r>
      <w:bookmarkEnd w:id="177"/>
    </w:p>
    <w:p w14:paraId="2277A06C" w14:textId="77777777" w:rsidR="00893B05" w:rsidRDefault="00F14863">
      <w:pPr>
        <w:pStyle w:val="Heading1"/>
        <w:keepLines w:val="0"/>
        <w:numPr>
          <w:ilvl w:val="0"/>
          <w:numId w:val="11"/>
        </w:numPr>
        <w:tabs>
          <w:tab w:val="left" w:pos="360"/>
        </w:tabs>
        <w:spacing w:before="360"/>
        <w:ind w:left="360" w:hanging="360"/>
        <w:rPr>
          <w:sz w:val="22"/>
          <w:szCs w:val="22"/>
        </w:rPr>
      </w:pPr>
      <w:bookmarkStart w:id="178" w:name="_Toc47522810"/>
      <w:bookmarkStart w:id="179" w:name="_Toc81312109"/>
      <w:r>
        <w:rPr>
          <w:color w:val="auto"/>
          <w:sz w:val="22"/>
          <w:szCs w:val="22"/>
        </w:rPr>
        <w:lastRenderedPageBreak/>
        <w:t>General</w:t>
      </w:r>
      <w:bookmarkEnd w:id="178"/>
      <w:bookmarkEnd w:id="179"/>
    </w:p>
    <w:p w14:paraId="6252221A"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This Agreement is the whole agreement between the Parties in regard to its subject matter.  The Recipient does not accept any other terms and conditions which the Service Provider may specify (including, without limitation, the Service Provider’s quotations and/or standard terms and conditions of engagement), which terms and conditions are hereby expressly excluded from application in respect of the subject matter herein.</w:t>
      </w:r>
    </w:p>
    <w:p w14:paraId="03F33B9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No Party shall be bound by any representation, warranty, promise or the like not recorded in this Agreement. No addition to, variation, or agreed cancellation of this Agreement shall be of any force or effect unless in writing and signed by or on behalf of the Parties.</w:t>
      </w:r>
    </w:p>
    <w:p w14:paraId="25425BF6"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No indulgence by a Party to another Party, or failure strictly to enforce the terms of this Agreement, is to be construed as a waiver or be capable of founding an estoppel.</w:t>
      </w:r>
    </w:p>
    <w:p w14:paraId="7DCEBE1C"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Neither Party shall be permitted to cede, delegate and/or assign all or any of its rights and/or obligations under this Agreement to any other third party without the prior written consent of the other Party (such consent not to be unreasonably withheld or delayed).</w:t>
      </w:r>
    </w:p>
    <w:p w14:paraId="7F603EE4"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Any illegal or unenforceable provision of this Agreement may be severed and the remaining provisions of this Agreement continue in force.</w:t>
      </w:r>
    </w:p>
    <w:p w14:paraId="2A59A172"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The Parties undertake at all times to do all such things, perform all such actions and take all such steps and to procure the doing of all such things, the performance of all such actions and the taking of all such steps as may be open to them and necessary for or incidental to the putting into effect of or maintenance of the terms, conditions and/or import of this Agreement.  Furthermore, each Party shall at all times during the term of this Agreement observe the principles of good faith towards the other Party in the performance of its obligations in terms of this Agreement.</w:t>
      </w:r>
    </w:p>
    <w:p w14:paraId="4B936C8D" w14:textId="77777777" w:rsidR="00893B05" w:rsidRDefault="00F14863">
      <w:pPr>
        <w:spacing w:before="240"/>
        <w:ind w:left="708" w:hanging="708"/>
        <w:rPr>
          <w:sz w:val="22"/>
          <w:szCs w:val="22"/>
        </w:rPr>
      </w:pPr>
      <w:r>
        <w:rPr>
          <w:rFonts w:ascii="Times New Roman" w:eastAsia="Times New Roman" w:hAnsi="Times New Roman" w:cs="Times New Roman"/>
          <w:sz w:val="22"/>
          <w:szCs w:val="22"/>
        </w:rPr>
        <w:t>31.7</w:t>
      </w:r>
      <w:r>
        <w:rPr>
          <w:sz w:val="22"/>
          <w:szCs w:val="22"/>
        </w:rPr>
        <w:tab/>
      </w:r>
      <w:r>
        <w:rPr>
          <w:rFonts w:ascii="Times New Roman" w:eastAsia="Times New Roman" w:hAnsi="Times New Roman" w:cs="Times New Roman"/>
          <w:sz w:val="22"/>
          <w:szCs w:val="22"/>
        </w:rPr>
        <w:t>Neither Party may, during the term of the Agreement, nor for a period of 12 (twelve) months thereafter, whether directly or indirectly, solicit to recruit or employ during such period any officer, employee or consultant of the other Party who is involved with the subject matter of this Agreement.</w:t>
      </w:r>
    </w:p>
    <w:p w14:paraId="71B84AC4" w14:textId="77777777" w:rsidR="00893B05" w:rsidRDefault="00F14863">
      <w:pPr>
        <w:pStyle w:val="Heading1"/>
        <w:keepLines w:val="0"/>
        <w:numPr>
          <w:ilvl w:val="0"/>
          <w:numId w:val="11"/>
        </w:numPr>
        <w:tabs>
          <w:tab w:val="left" w:pos="360"/>
        </w:tabs>
        <w:spacing w:before="360"/>
        <w:ind w:left="360" w:hanging="360"/>
        <w:rPr>
          <w:sz w:val="22"/>
          <w:szCs w:val="22"/>
        </w:rPr>
      </w:pPr>
      <w:bookmarkStart w:id="180" w:name="_Toc47522811"/>
      <w:bookmarkStart w:id="181" w:name="_Toc81312110"/>
      <w:r>
        <w:rPr>
          <w:color w:val="auto"/>
          <w:sz w:val="22"/>
          <w:szCs w:val="22"/>
        </w:rPr>
        <w:t>Notices and addresses</w:t>
      </w:r>
      <w:bookmarkEnd w:id="180"/>
      <w:bookmarkEnd w:id="181"/>
    </w:p>
    <w:p w14:paraId="46193079"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Notices</w:t>
      </w:r>
    </w:p>
    <w:p w14:paraId="4F6561C1" w14:textId="77777777" w:rsidR="00893B05" w:rsidRDefault="00F14863">
      <w:pPr>
        <w:spacing w:before="240"/>
        <w:ind w:left="709"/>
        <w:rPr>
          <w:sz w:val="22"/>
          <w:szCs w:val="22"/>
        </w:rPr>
      </w:pPr>
      <w:r>
        <w:rPr>
          <w:rFonts w:ascii="Times New Roman" w:eastAsia="Times New Roman" w:hAnsi="Times New Roman" w:cs="Times New Roman"/>
          <w:sz w:val="22"/>
          <w:szCs w:val="22"/>
        </w:rPr>
        <w:t>Any notice, consent, approval or other communication in connection with this Agreement (</w:t>
      </w:r>
      <w:r>
        <w:rPr>
          <w:rFonts w:ascii="Times New Roman" w:eastAsia="Times New Roman" w:hAnsi="Times New Roman" w:cs="Times New Roman"/>
          <w:b/>
          <w:bCs/>
          <w:sz w:val="22"/>
          <w:szCs w:val="22"/>
        </w:rPr>
        <w:t>Notice</w:t>
      </w:r>
      <w:r>
        <w:rPr>
          <w:rFonts w:ascii="Times New Roman" w:eastAsia="Times New Roman" w:hAnsi="Times New Roman" w:cs="Times New Roman"/>
          <w:sz w:val="22"/>
          <w:szCs w:val="22"/>
        </w:rPr>
        <w:t>) will be in writing in English.</w:t>
      </w:r>
    </w:p>
    <w:p w14:paraId="7F64141B" w14:textId="77777777" w:rsidR="00893B05" w:rsidRDefault="00F14863">
      <w:pPr>
        <w:pStyle w:val="Heading2"/>
        <w:keepNext w:val="0"/>
        <w:keepLines w:val="0"/>
        <w:numPr>
          <w:ilvl w:val="1"/>
          <w:numId w:val="11"/>
        </w:numPr>
        <w:tabs>
          <w:tab w:val="left" w:pos="720"/>
        </w:tabs>
        <w:spacing w:before="240"/>
        <w:ind w:left="720" w:hanging="720"/>
        <w:rPr>
          <w:sz w:val="22"/>
          <w:szCs w:val="22"/>
        </w:rPr>
      </w:pPr>
      <w:bookmarkStart w:id="182" w:name="_Ref299978553"/>
      <w:r>
        <w:rPr>
          <w:b w:val="0"/>
          <w:bCs w:val="0"/>
          <w:color w:val="auto"/>
          <w:sz w:val="22"/>
          <w:szCs w:val="22"/>
        </w:rPr>
        <w:t>Addresses</w:t>
      </w:r>
      <w:bookmarkEnd w:id="182"/>
    </w:p>
    <w:p w14:paraId="3D645EB3" w14:textId="77777777" w:rsidR="00893B05" w:rsidRDefault="00F14863">
      <w:pPr>
        <w:pStyle w:val="Heading3"/>
        <w:keepNext w:val="0"/>
        <w:keepLines w:val="0"/>
        <w:spacing w:before="240"/>
        <w:ind w:left="709"/>
        <w:rPr>
          <w:sz w:val="22"/>
          <w:szCs w:val="22"/>
        </w:rPr>
      </w:pPr>
      <w:bookmarkStart w:id="183" w:name="_Ref299978501"/>
      <w:r>
        <w:rPr>
          <w:b w:val="0"/>
          <w:bCs w:val="0"/>
          <w:color w:val="auto"/>
          <w:sz w:val="22"/>
          <w:szCs w:val="22"/>
        </w:rPr>
        <w:t xml:space="preserve">Each Party chooses the physical address and/or email address corresponding to its name in </w:t>
      </w:r>
      <w:r>
        <w:rPr>
          <w:color w:val="auto"/>
          <w:sz w:val="22"/>
          <w:szCs w:val="22"/>
        </w:rPr>
        <w:t>Part A</w:t>
      </w:r>
      <w:r>
        <w:rPr>
          <w:b w:val="0"/>
          <w:bCs w:val="0"/>
          <w:color w:val="auto"/>
          <w:sz w:val="22"/>
          <w:szCs w:val="22"/>
        </w:rPr>
        <w:t xml:space="preserve"> (</w:t>
      </w:r>
      <w:r>
        <w:rPr>
          <w:b w:val="0"/>
          <w:bCs w:val="0"/>
          <w:i/>
          <w:iCs/>
          <w:color w:val="auto"/>
          <w:sz w:val="22"/>
          <w:szCs w:val="22"/>
        </w:rPr>
        <w:t>Schedule of Contract Details</w:t>
      </w:r>
      <w:r>
        <w:rPr>
          <w:b w:val="0"/>
          <w:bCs w:val="0"/>
          <w:color w:val="auto"/>
          <w:sz w:val="22"/>
          <w:szCs w:val="22"/>
        </w:rPr>
        <w:t>)</w:t>
      </w:r>
      <w:r>
        <w:rPr>
          <w:b w:val="0"/>
          <w:bCs w:val="0"/>
          <w:i/>
          <w:iCs/>
          <w:color w:val="auto"/>
          <w:sz w:val="22"/>
          <w:szCs w:val="22"/>
        </w:rPr>
        <w:t xml:space="preserve"> </w:t>
      </w:r>
      <w:r>
        <w:rPr>
          <w:b w:val="0"/>
          <w:bCs w:val="0"/>
          <w:color w:val="auto"/>
          <w:sz w:val="22"/>
          <w:szCs w:val="22"/>
        </w:rPr>
        <w:t>as the address to which any Notice must be sent.</w:t>
      </w:r>
      <w:bookmarkEnd w:id="183"/>
    </w:p>
    <w:p w14:paraId="4E91BB7D"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Any Party may by Notice to the other Party change its address and/or the person, if any, for whose attention any Notice must be marked.</w:t>
      </w:r>
    </w:p>
    <w:p w14:paraId="47D288AB"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Any Notice takes effect when received by the recipient (or on any later date specified in the Notice) and, unless the contrary is proved, is deemed to be received:</w:t>
      </w:r>
    </w:p>
    <w:p w14:paraId="72D1F54A"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lastRenderedPageBreak/>
        <w:t xml:space="preserve">on the day of delivery, if delivered by hand to a responsible person at the recipient’s physical address in clause </w:t>
      </w:r>
      <w:r>
        <w:rPr>
          <w:b w:val="0"/>
          <w:bCs w:val="0"/>
          <w:color w:val="auto"/>
          <w:sz w:val="22"/>
          <w:szCs w:val="22"/>
        </w:rPr>
        <w:fldChar w:fldCharType="begin"/>
      </w:r>
      <w:r>
        <w:rPr>
          <w:b w:val="0"/>
          <w:bCs w:val="0"/>
          <w:color w:val="auto"/>
          <w:sz w:val="22"/>
          <w:szCs w:val="22"/>
        </w:rPr>
        <w:instrText xml:space="preserve"> REF _Ref299978553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32.2</w:t>
      </w:r>
      <w:r>
        <w:rPr>
          <w:b w:val="0"/>
          <w:bCs w:val="0"/>
          <w:color w:val="000000"/>
          <w:sz w:val="22"/>
          <w:szCs w:val="22"/>
        </w:rPr>
        <w:fldChar w:fldCharType="end"/>
      </w:r>
      <w:r>
        <w:rPr>
          <w:b w:val="0"/>
          <w:bCs w:val="0"/>
          <w:color w:val="auto"/>
          <w:sz w:val="22"/>
          <w:szCs w:val="22"/>
        </w:rPr>
        <w:t>.  If delivery is not on a Business Day, or is after ordinary business hours on a Business Day, the Notice is deemed to be received on the Business Day after the date of delivery; or</w:t>
      </w:r>
    </w:p>
    <w:p w14:paraId="7BBC0AAB"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on the 1</w:t>
      </w:r>
      <w:r>
        <w:rPr>
          <w:b w:val="0"/>
          <w:bCs w:val="0"/>
          <w:color w:val="auto"/>
          <w:sz w:val="22"/>
          <w:szCs w:val="22"/>
          <w:vertAlign w:val="superscript"/>
        </w:rPr>
        <w:t>st</w:t>
      </w:r>
      <w:r>
        <w:rPr>
          <w:b w:val="0"/>
          <w:bCs w:val="0"/>
          <w:color w:val="auto"/>
          <w:sz w:val="22"/>
          <w:szCs w:val="22"/>
        </w:rPr>
        <w:t xml:space="preserve"> (first) Business Day after the date of transmission, if sent by email to the recipient’s email address in clause </w:t>
      </w:r>
      <w:r>
        <w:rPr>
          <w:b w:val="0"/>
          <w:bCs w:val="0"/>
          <w:color w:val="auto"/>
          <w:sz w:val="22"/>
          <w:szCs w:val="22"/>
        </w:rPr>
        <w:fldChar w:fldCharType="begin"/>
      </w:r>
      <w:r>
        <w:rPr>
          <w:b w:val="0"/>
          <w:bCs w:val="0"/>
          <w:color w:val="auto"/>
          <w:sz w:val="22"/>
          <w:szCs w:val="22"/>
        </w:rPr>
        <w:instrText xml:space="preserve"> REF _Ref299978553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32.2</w:t>
      </w:r>
      <w:r>
        <w:rPr>
          <w:b w:val="0"/>
          <w:bCs w:val="0"/>
          <w:color w:val="000000"/>
          <w:sz w:val="22"/>
          <w:szCs w:val="22"/>
        </w:rPr>
        <w:fldChar w:fldCharType="end"/>
      </w:r>
      <w:r>
        <w:rPr>
          <w:b w:val="0"/>
          <w:bCs w:val="0"/>
          <w:color w:val="auto"/>
          <w:sz w:val="22"/>
          <w:szCs w:val="22"/>
        </w:rPr>
        <w:t>, subject to a delivery receipt being requested and obtained.</w:t>
      </w:r>
    </w:p>
    <w:p w14:paraId="77F24CCF"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 xml:space="preserve">Despite anything to the contrary in this Agreement, a Notice actually received by a Party is effective even though it was not sent, or delivered, or sent and delivered to its address in clause </w:t>
      </w:r>
      <w:r>
        <w:rPr>
          <w:b w:val="0"/>
          <w:bCs w:val="0"/>
          <w:color w:val="auto"/>
          <w:sz w:val="22"/>
          <w:szCs w:val="22"/>
        </w:rPr>
        <w:fldChar w:fldCharType="begin"/>
      </w:r>
      <w:r>
        <w:rPr>
          <w:b w:val="0"/>
          <w:bCs w:val="0"/>
          <w:color w:val="auto"/>
          <w:sz w:val="22"/>
          <w:szCs w:val="22"/>
        </w:rPr>
        <w:instrText xml:space="preserve"> REF _Ref299978553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32.2</w:t>
      </w:r>
      <w:r>
        <w:rPr>
          <w:b w:val="0"/>
          <w:bCs w:val="0"/>
          <w:color w:val="000000"/>
          <w:sz w:val="22"/>
          <w:szCs w:val="22"/>
        </w:rPr>
        <w:fldChar w:fldCharType="end"/>
      </w:r>
      <w:r>
        <w:rPr>
          <w:b w:val="0"/>
          <w:bCs w:val="0"/>
          <w:color w:val="auto"/>
          <w:sz w:val="22"/>
          <w:szCs w:val="22"/>
        </w:rPr>
        <w:t>.</w:t>
      </w:r>
    </w:p>
    <w:p w14:paraId="2579A9CC" w14:textId="77777777" w:rsidR="00893B05" w:rsidRDefault="00F14863">
      <w:pPr>
        <w:pStyle w:val="Heading2"/>
        <w:keepNext w:val="0"/>
        <w:keepLines w:val="0"/>
        <w:numPr>
          <w:ilvl w:val="1"/>
          <w:numId w:val="11"/>
        </w:numPr>
        <w:tabs>
          <w:tab w:val="left" w:pos="720"/>
        </w:tabs>
        <w:spacing w:before="240"/>
        <w:ind w:left="720" w:hanging="720"/>
        <w:rPr>
          <w:sz w:val="22"/>
          <w:szCs w:val="22"/>
        </w:rPr>
      </w:pPr>
      <w:r>
        <w:rPr>
          <w:b w:val="0"/>
          <w:bCs w:val="0"/>
          <w:color w:val="auto"/>
          <w:sz w:val="22"/>
          <w:szCs w:val="22"/>
        </w:rPr>
        <w:t>Service of legal process</w:t>
      </w:r>
    </w:p>
    <w:p w14:paraId="4773AFAE"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 xml:space="preserve">Each Party chooses its physical address referred to in clause </w:t>
      </w:r>
      <w:r>
        <w:rPr>
          <w:b w:val="0"/>
          <w:bCs w:val="0"/>
          <w:color w:val="auto"/>
          <w:sz w:val="22"/>
          <w:szCs w:val="22"/>
        </w:rPr>
        <w:fldChar w:fldCharType="begin"/>
      </w:r>
      <w:r>
        <w:rPr>
          <w:b w:val="0"/>
          <w:bCs w:val="0"/>
          <w:color w:val="auto"/>
          <w:sz w:val="22"/>
          <w:szCs w:val="22"/>
        </w:rPr>
        <w:instrText xml:space="preserve"> REF _Ref299978553 \w \h  \* MERGEFORMAT </w:instrText>
      </w:r>
      <w:r>
        <w:rPr>
          <w:b w:val="0"/>
          <w:bCs w:val="0"/>
          <w:color w:val="auto"/>
          <w:sz w:val="22"/>
          <w:szCs w:val="22"/>
        </w:rPr>
      </w:r>
      <w:r>
        <w:rPr>
          <w:b w:val="0"/>
          <w:bCs w:val="0"/>
          <w:color w:val="auto"/>
          <w:sz w:val="22"/>
          <w:szCs w:val="22"/>
        </w:rPr>
        <w:fldChar w:fldCharType="separate"/>
      </w:r>
      <w:r>
        <w:rPr>
          <w:b w:val="0"/>
          <w:bCs w:val="0"/>
          <w:color w:val="000000"/>
          <w:sz w:val="22"/>
          <w:szCs w:val="22"/>
        </w:rPr>
        <w:t>32.2</w:t>
      </w:r>
      <w:r>
        <w:rPr>
          <w:b w:val="0"/>
          <w:bCs w:val="0"/>
          <w:color w:val="000000"/>
          <w:sz w:val="22"/>
          <w:szCs w:val="22"/>
        </w:rPr>
        <w:fldChar w:fldCharType="end"/>
      </w:r>
      <w:r>
        <w:rPr>
          <w:b w:val="0"/>
          <w:bCs w:val="0"/>
          <w:color w:val="auto"/>
          <w:sz w:val="22"/>
          <w:szCs w:val="22"/>
        </w:rPr>
        <w:t xml:space="preserve"> as its address at which legal process and other documents in legal proceedings in connection with this Agreement may be served (</w:t>
      </w:r>
      <w:proofErr w:type="spellStart"/>
      <w:r>
        <w:rPr>
          <w:color w:val="auto"/>
          <w:sz w:val="22"/>
          <w:szCs w:val="22"/>
        </w:rPr>
        <w:t>domicilium</w:t>
      </w:r>
      <w:proofErr w:type="spellEnd"/>
      <w:r>
        <w:rPr>
          <w:color w:val="auto"/>
          <w:sz w:val="22"/>
          <w:szCs w:val="22"/>
        </w:rPr>
        <w:t xml:space="preserve"> </w:t>
      </w:r>
      <w:proofErr w:type="spellStart"/>
      <w:r>
        <w:rPr>
          <w:color w:val="auto"/>
          <w:sz w:val="22"/>
          <w:szCs w:val="22"/>
        </w:rPr>
        <w:t>citandi</w:t>
      </w:r>
      <w:proofErr w:type="spellEnd"/>
      <w:r>
        <w:rPr>
          <w:color w:val="auto"/>
          <w:sz w:val="22"/>
          <w:szCs w:val="22"/>
        </w:rPr>
        <w:t xml:space="preserve"> et </w:t>
      </w:r>
      <w:proofErr w:type="spellStart"/>
      <w:r>
        <w:rPr>
          <w:color w:val="auto"/>
          <w:sz w:val="22"/>
          <w:szCs w:val="22"/>
        </w:rPr>
        <w:t>executandi</w:t>
      </w:r>
      <w:proofErr w:type="spellEnd"/>
      <w:r>
        <w:rPr>
          <w:b w:val="0"/>
          <w:bCs w:val="0"/>
          <w:color w:val="auto"/>
          <w:sz w:val="22"/>
          <w:szCs w:val="22"/>
        </w:rPr>
        <w:t>).</w:t>
      </w:r>
    </w:p>
    <w:p w14:paraId="3C27855F" w14:textId="77777777" w:rsidR="00893B05" w:rsidRDefault="00F14863">
      <w:pPr>
        <w:pStyle w:val="Heading3"/>
        <w:keepNext w:val="0"/>
        <w:keepLines w:val="0"/>
        <w:numPr>
          <w:ilvl w:val="2"/>
          <w:numId w:val="11"/>
        </w:numPr>
        <w:tabs>
          <w:tab w:val="left" w:pos="1080"/>
        </w:tabs>
        <w:spacing w:before="240"/>
        <w:ind w:left="1080" w:hanging="1080"/>
        <w:rPr>
          <w:sz w:val="22"/>
          <w:szCs w:val="22"/>
        </w:rPr>
      </w:pPr>
      <w:r>
        <w:rPr>
          <w:b w:val="0"/>
          <w:bCs w:val="0"/>
          <w:color w:val="auto"/>
          <w:sz w:val="22"/>
          <w:szCs w:val="22"/>
        </w:rPr>
        <w:t>Any Party may by Notice to other Party change its address at which legal process and other documents in legal proceedings in connection with this Agreement may be served to another physical address in South Africa which is not a post office box or a poste restante, provided that the change shall become effective on the 7th (seventh) day after the receipt of the Notice.</w:t>
      </w:r>
    </w:p>
    <w:p w14:paraId="53345B36" w14:textId="77777777" w:rsidR="00893B05" w:rsidRDefault="00F14863">
      <w:pPr>
        <w:pStyle w:val="Heading1"/>
        <w:keepLines w:val="0"/>
        <w:numPr>
          <w:ilvl w:val="0"/>
          <w:numId w:val="11"/>
        </w:numPr>
        <w:tabs>
          <w:tab w:val="left" w:pos="360"/>
        </w:tabs>
        <w:spacing w:before="360"/>
        <w:ind w:left="360" w:hanging="360"/>
        <w:rPr>
          <w:sz w:val="22"/>
          <w:szCs w:val="22"/>
        </w:rPr>
      </w:pPr>
      <w:bookmarkStart w:id="184" w:name="_Toc47522812"/>
      <w:bookmarkStart w:id="185" w:name="_Toc81312111"/>
      <w:r>
        <w:rPr>
          <w:color w:val="auto"/>
          <w:sz w:val="22"/>
          <w:szCs w:val="22"/>
        </w:rPr>
        <w:t>Applicable law</w:t>
      </w:r>
      <w:bookmarkEnd w:id="184"/>
      <w:bookmarkEnd w:id="185"/>
      <w:r>
        <w:rPr>
          <w:color w:val="auto"/>
          <w:sz w:val="22"/>
          <w:szCs w:val="22"/>
        </w:rPr>
        <w:t xml:space="preserve"> </w:t>
      </w:r>
    </w:p>
    <w:p w14:paraId="1A9C0E52" w14:textId="77777777" w:rsidR="00893B05" w:rsidRDefault="00F14863">
      <w:pPr>
        <w:spacing w:before="240"/>
        <w:ind w:firstLine="360"/>
        <w:rPr>
          <w:sz w:val="22"/>
          <w:szCs w:val="22"/>
        </w:rPr>
      </w:pPr>
      <w:r>
        <w:rPr>
          <w:rFonts w:ascii="Times New Roman" w:eastAsia="Times New Roman" w:hAnsi="Times New Roman" w:cs="Times New Roman"/>
          <w:sz w:val="22"/>
          <w:szCs w:val="22"/>
        </w:rPr>
        <w:t>This Agreement is governed by South African</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law.</w:t>
      </w:r>
    </w:p>
    <w:p w14:paraId="6FDE223F" w14:textId="77777777" w:rsidR="00893B05" w:rsidRDefault="00F14863">
      <w:pPr>
        <w:pStyle w:val="Heading1"/>
        <w:keepLines w:val="0"/>
        <w:numPr>
          <w:ilvl w:val="0"/>
          <w:numId w:val="11"/>
        </w:numPr>
        <w:tabs>
          <w:tab w:val="left" w:pos="360"/>
        </w:tabs>
        <w:spacing w:before="360"/>
        <w:ind w:left="360" w:hanging="360"/>
        <w:rPr>
          <w:sz w:val="22"/>
          <w:szCs w:val="22"/>
        </w:rPr>
      </w:pPr>
      <w:bookmarkStart w:id="186" w:name="_Toc47522813"/>
      <w:bookmarkStart w:id="187" w:name="_Toc81312112"/>
      <w:r>
        <w:rPr>
          <w:color w:val="auto"/>
          <w:sz w:val="22"/>
          <w:szCs w:val="22"/>
        </w:rPr>
        <w:t>Jurisdiction</w:t>
      </w:r>
      <w:bookmarkEnd w:id="186"/>
      <w:bookmarkEnd w:id="187"/>
    </w:p>
    <w:p w14:paraId="37D4CF83" w14:textId="77777777" w:rsidR="00893B05" w:rsidRDefault="00F14863">
      <w:pPr>
        <w:spacing w:before="240"/>
        <w:ind w:left="360"/>
        <w:rPr>
          <w:sz w:val="22"/>
          <w:szCs w:val="22"/>
        </w:rPr>
      </w:pPr>
      <w:r>
        <w:rPr>
          <w:rFonts w:ascii="Times New Roman" w:eastAsia="Times New Roman" w:hAnsi="Times New Roman" w:cs="Times New Roman"/>
          <w:sz w:val="22"/>
          <w:szCs w:val="22"/>
        </w:rPr>
        <w:t xml:space="preserve">The Parties unconditionally consent and submit to the non-exclusive jurisdiction of the High Court of South Africa, Gauteng Local Division, Johannesburg in regard to all matters arising from this Agreement. </w:t>
      </w:r>
    </w:p>
    <w:p w14:paraId="7A299B8B" w14:textId="77777777" w:rsidR="00893B05" w:rsidRDefault="00F14863">
      <w:pPr>
        <w:pStyle w:val="Heading1"/>
        <w:keepLines w:val="0"/>
        <w:numPr>
          <w:ilvl w:val="0"/>
          <w:numId w:val="11"/>
        </w:numPr>
        <w:tabs>
          <w:tab w:val="left" w:pos="360"/>
        </w:tabs>
        <w:spacing w:before="360"/>
        <w:ind w:left="360" w:hanging="360"/>
        <w:rPr>
          <w:sz w:val="22"/>
          <w:szCs w:val="22"/>
        </w:rPr>
      </w:pPr>
      <w:bookmarkStart w:id="188" w:name="_Toc47522814"/>
      <w:bookmarkStart w:id="189" w:name="_Toc81312113"/>
      <w:r>
        <w:rPr>
          <w:color w:val="auto"/>
          <w:sz w:val="22"/>
          <w:szCs w:val="22"/>
        </w:rPr>
        <w:t>Counterparts</w:t>
      </w:r>
      <w:bookmarkEnd w:id="188"/>
      <w:bookmarkEnd w:id="189"/>
      <w:r>
        <w:rPr>
          <w:color w:val="auto"/>
          <w:sz w:val="22"/>
          <w:szCs w:val="22"/>
        </w:rPr>
        <w:t xml:space="preserve"> </w:t>
      </w:r>
    </w:p>
    <w:p w14:paraId="2941243A" w14:textId="77777777" w:rsidR="00893B05" w:rsidRDefault="00F14863">
      <w:pPr>
        <w:spacing w:before="240"/>
        <w:ind w:left="360"/>
        <w:rPr>
          <w:sz w:val="22"/>
          <w:szCs w:val="22"/>
        </w:rPr>
      </w:pPr>
      <w:r>
        <w:rPr>
          <w:rFonts w:ascii="Times New Roman" w:eastAsia="Times New Roman" w:hAnsi="Times New Roman" w:cs="Times New Roman"/>
          <w:sz w:val="22"/>
          <w:szCs w:val="22"/>
        </w:rPr>
        <w:t>This Agreement may be executed in counterparts, each of which will be an original and which together constitute the same agreement.</w:t>
      </w:r>
      <w:bookmarkStart w:id="190" w:name="_Ref513729456"/>
      <w:r>
        <w:rPr>
          <w:rFonts w:ascii="Times New Roman" w:eastAsia="Times New Roman" w:hAnsi="Times New Roman" w:cs="Times New Roman"/>
          <w:sz w:val="22"/>
          <w:szCs w:val="22"/>
        </w:rPr>
        <w:t xml:space="preserve"> For the avoidance of doubt, a signature page signed using an electronic signature as provided for in the Electronic Communications and Transactions Act, 2002 (</w:t>
      </w:r>
      <w:r>
        <w:rPr>
          <w:rFonts w:ascii="Times New Roman" w:eastAsia="Times New Roman" w:hAnsi="Times New Roman" w:cs="Times New Roman"/>
          <w:b/>
          <w:bCs/>
          <w:sz w:val="22"/>
          <w:szCs w:val="22"/>
        </w:rPr>
        <w:t>ECTA</w:t>
      </w:r>
      <w:r>
        <w:rPr>
          <w:rFonts w:ascii="Times New Roman" w:eastAsia="Times New Roman" w:hAnsi="Times New Roman" w:cs="Times New Roman"/>
          <w:sz w:val="22"/>
          <w:szCs w:val="22"/>
        </w:rPr>
        <w:t>) (and, for this purpose, an email signature, scanned copy of a signatory’s wet signature, signature using a pdf or other signature tool, or any other signature contemplated in ECTA) shall be effective as if the Agreement was physically signed by the relevant signatory.</w:t>
      </w:r>
    </w:p>
    <w:p w14:paraId="43177AF2" w14:textId="77777777" w:rsidR="00893B05" w:rsidRDefault="00F14863">
      <w:pPr>
        <w:pStyle w:val="Heading1"/>
        <w:keepLines w:val="0"/>
        <w:spacing w:before="360"/>
        <w:ind w:left="709" w:hanging="709"/>
      </w:pPr>
      <w:r>
        <w:br w:type="page"/>
      </w:r>
      <w:bookmarkStart w:id="191" w:name="_Toc47522817"/>
      <w:bookmarkStart w:id="192" w:name="_Toc81312114"/>
      <w:r>
        <w:rPr>
          <w:color w:val="auto"/>
          <w:sz w:val="22"/>
          <w:szCs w:val="22"/>
        </w:rPr>
        <w:lastRenderedPageBreak/>
        <w:t xml:space="preserve">Part B, Schedule 1 – </w:t>
      </w:r>
      <w:bookmarkEnd w:id="191"/>
      <w:r>
        <w:rPr>
          <w:color w:val="auto"/>
          <w:sz w:val="22"/>
          <w:szCs w:val="22"/>
        </w:rPr>
        <w:t>Intellectual Property Rights Transfer Agreement</w:t>
      </w:r>
      <w:bookmarkEnd w:id="192"/>
    </w:p>
    <w:p w14:paraId="76D46064" w14:textId="77777777" w:rsidR="00893B05" w:rsidRDefault="00893B05">
      <w:pPr>
        <w:spacing w:before="240"/>
        <w:rPr>
          <w:rFonts w:ascii="Times New Roman" w:eastAsia="Times New Roman" w:hAnsi="Times New Roman" w:cs="Times New Roman"/>
          <w:sz w:val="22"/>
          <w:szCs w:val="22"/>
        </w:rPr>
      </w:pPr>
    </w:p>
    <w:p w14:paraId="4C82CB4C" w14:textId="77777777" w:rsidR="00893B05" w:rsidRDefault="00F14863">
      <w:pPr>
        <w:spacing w:before="240"/>
        <w:ind w:left="567" w:hanging="567"/>
        <w:rPr>
          <w:sz w:val="22"/>
          <w:szCs w:val="22"/>
        </w:rPr>
      </w:pPr>
      <w:r>
        <w:rPr>
          <w:rFonts w:ascii="Times New Roman" w:eastAsia="Times New Roman" w:hAnsi="Times New Roman" w:cs="Times New Roman"/>
          <w:b/>
          <w:bCs/>
          <w:sz w:val="22"/>
          <w:szCs w:val="22"/>
        </w:rPr>
        <w:t xml:space="preserve">Intellectual Property Rights Transfer Agreement  </w:t>
      </w:r>
    </w:p>
    <w:p w14:paraId="50BDFCE6" w14:textId="77777777" w:rsidR="00893B05" w:rsidRDefault="00F14863">
      <w:pPr>
        <w:spacing w:before="240"/>
        <w:ind w:left="567" w:hanging="567"/>
        <w:rPr>
          <w:sz w:val="22"/>
          <w:szCs w:val="22"/>
        </w:rPr>
      </w:pPr>
      <w:r>
        <w:rPr>
          <w:rFonts w:ascii="Times New Roman" w:eastAsia="Times New Roman" w:hAnsi="Times New Roman" w:cs="Times New Roman"/>
          <w:b/>
          <w:bCs/>
          <w:sz w:val="22"/>
          <w:szCs w:val="22"/>
        </w:rPr>
        <w:t>(Transfer Agreement)</w:t>
      </w:r>
    </w:p>
    <w:p w14:paraId="239BD8AD" w14:textId="77777777" w:rsidR="00893B05" w:rsidRDefault="00893B05">
      <w:pPr>
        <w:spacing w:before="240"/>
        <w:ind w:left="567" w:hanging="567"/>
        <w:rPr>
          <w:rFonts w:ascii="Times New Roman" w:eastAsia="Times New Roman" w:hAnsi="Times New Roman" w:cs="Times New Roman"/>
          <w:sz w:val="22"/>
          <w:szCs w:val="22"/>
        </w:rPr>
      </w:pPr>
    </w:p>
    <w:p w14:paraId="2CD42583" w14:textId="42426FA1" w:rsidR="00893B05" w:rsidRDefault="00F14863">
      <w:pPr>
        <w:spacing w:before="240"/>
        <w:ind w:left="567" w:hanging="567"/>
        <w:rPr>
          <w:sz w:val="22"/>
          <w:szCs w:val="22"/>
        </w:rPr>
      </w:pPr>
      <w:r>
        <w:rPr>
          <w:rFonts w:ascii="Times New Roman" w:eastAsia="Times New Roman" w:hAnsi="Times New Roman" w:cs="Times New Roman"/>
          <w:sz w:val="22"/>
          <w:szCs w:val="22"/>
        </w:rPr>
        <w:t>Parties</w:t>
      </w:r>
      <w:r>
        <w:rPr>
          <w:sz w:val="22"/>
          <w:szCs w:val="22"/>
        </w:rPr>
        <w:tab/>
      </w:r>
      <w:r>
        <w:rPr>
          <w:sz w:val="22"/>
          <w:szCs w:val="22"/>
        </w:rPr>
        <w:tab/>
      </w:r>
      <w:r w:rsidR="007D6033">
        <w:rPr>
          <w:rFonts w:ascii="Times New Roman" w:eastAsia="Times New Roman" w:hAnsi="Times New Roman" w:cs="Times New Roman"/>
          <w:b/>
          <w:bCs/>
          <w:sz w:val="22"/>
          <w:szCs w:val="22"/>
        </w:rPr>
        <w:t>Barloworld Equipment southern Africa, a division of Barloworld South Africa (Pty) Ltd (hereinafter referred to as the “</w:t>
      </w:r>
      <w:r w:rsidR="0012636A">
        <w:rPr>
          <w:rFonts w:ascii="Times New Roman" w:eastAsia="Times New Roman" w:hAnsi="Times New Roman" w:cs="Times New Roman"/>
          <w:b/>
          <w:bCs/>
          <w:sz w:val="22"/>
          <w:szCs w:val="22"/>
        </w:rPr>
        <w:t>Recipient</w:t>
      </w:r>
      <w:r w:rsidR="007D6033">
        <w:rPr>
          <w:rFonts w:ascii="Times New Roman" w:eastAsia="Times New Roman" w:hAnsi="Times New Roman" w:cs="Times New Roman"/>
          <w:b/>
          <w:bCs/>
          <w:sz w:val="22"/>
          <w:szCs w:val="22"/>
        </w:rPr>
        <w:t>”)</w:t>
      </w:r>
    </w:p>
    <w:p w14:paraId="61AFE310" w14:textId="77777777" w:rsidR="00893B05" w:rsidRDefault="00F14863">
      <w:pPr>
        <w:spacing w:before="240"/>
        <w:ind w:left="567" w:firstLine="142"/>
        <w:rPr>
          <w:sz w:val="22"/>
          <w:szCs w:val="22"/>
        </w:rPr>
      </w:pPr>
      <w:r>
        <w:rPr>
          <w:rFonts w:ascii="Times New Roman" w:eastAsia="Times New Roman" w:hAnsi="Times New Roman" w:cs="Times New Roman"/>
          <w:b/>
          <w:bCs/>
          <w:sz w:val="22"/>
          <w:szCs w:val="22"/>
        </w:rPr>
        <w:t>[INSERT]</w:t>
      </w:r>
    </w:p>
    <w:p w14:paraId="33A6B9CD" w14:textId="77777777" w:rsidR="00893B05" w:rsidRDefault="00893B05">
      <w:pPr>
        <w:spacing w:before="240"/>
        <w:ind w:left="567" w:hanging="567"/>
        <w:rPr>
          <w:rFonts w:ascii="Times New Roman" w:eastAsia="Times New Roman" w:hAnsi="Times New Roman" w:cs="Times New Roman"/>
          <w:sz w:val="22"/>
          <w:szCs w:val="22"/>
        </w:rPr>
      </w:pPr>
    </w:p>
    <w:p w14:paraId="1E32B0E9" w14:textId="77777777" w:rsidR="00893B05" w:rsidRDefault="00F14863">
      <w:pPr>
        <w:spacing w:before="240"/>
        <w:ind w:left="567" w:hanging="567"/>
        <w:rPr>
          <w:sz w:val="22"/>
          <w:szCs w:val="22"/>
        </w:rPr>
      </w:pPr>
      <w:r>
        <w:rPr>
          <w:rFonts w:ascii="Times New Roman" w:eastAsia="Times New Roman" w:hAnsi="Times New Roman" w:cs="Times New Roman"/>
          <w:sz w:val="22"/>
          <w:szCs w:val="22"/>
        </w:rPr>
        <w:t>Introduction</w:t>
      </w:r>
    </w:p>
    <w:p w14:paraId="19B9A068" w14:textId="77777777" w:rsidR="00893B05" w:rsidRDefault="00F14863">
      <w:pPr>
        <w:spacing w:before="240"/>
        <w:ind w:left="567" w:hanging="567"/>
        <w:rPr>
          <w:sz w:val="22"/>
          <w:szCs w:val="22"/>
        </w:rPr>
      </w:pPr>
      <w:r>
        <w:rPr>
          <w:rFonts w:ascii="Times New Roman" w:eastAsia="Times New Roman" w:hAnsi="Times New Roman" w:cs="Times New Roman"/>
          <w:sz w:val="22"/>
          <w:szCs w:val="22"/>
        </w:rPr>
        <w:t>A</w:t>
      </w:r>
      <w:r>
        <w:rPr>
          <w:sz w:val="22"/>
          <w:szCs w:val="22"/>
        </w:rPr>
        <w:tab/>
      </w:r>
      <w:r>
        <w:rPr>
          <w:rFonts w:ascii="Times New Roman" w:eastAsia="Times New Roman" w:hAnsi="Times New Roman" w:cs="Times New Roman"/>
          <w:sz w:val="22"/>
          <w:szCs w:val="22"/>
        </w:rPr>
        <w:t>The Service Provider will perform Services for the Recipient in terms of the Agreement to which this Transfer Agreement has been attached.  Intellectual property rights will arise in works developed by the Service Provider in its performance of the Services.  These intellectual property rights will be transferred to the Recipient.</w:t>
      </w:r>
    </w:p>
    <w:p w14:paraId="014B6D62" w14:textId="77777777" w:rsidR="00893B05" w:rsidRDefault="00F14863">
      <w:pPr>
        <w:spacing w:before="240"/>
        <w:ind w:left="567" w:hanging="567"/>
        <w:rPr>
          <w:sz w:val="22"/>
          <w:szCs w:val="22"/>
        </w:rPr>
      </w:pPr>
      <w:r>
        <w:rPr>
          <w:rFonts w:ascii="Times New Roman" w:eastAsia="Times New Roman" w:hAnsi="Times New Roman" w:cs="Times New Roman"/>
          <w:sz w:val="22"/>
          <w:szCs w:val="22"/>
        </w:rPr>
        <w:t>B</w:t>
      </w:r>
      <w:r>
        <w:rPr>
          <w:sz w:val="22"/>
          <w:szCs w:val="22"/>
        </w:rPr>
        <w:tab/>
      </w:r>
      <w:r>
        <w:rPr>
          <w:rFonts w:ascii="Times New Roman" w:eastAsia="Times New Roman" w:hAnsi="Times New Roman" w:cs="Times New Roman"/>
          <w:sz w:val="22"/>
          <w:szCs w:val="22"/>
        </w:rPr>
        <w:t>This Transfer Agreement identifies the intellectual property to be transferred and effects the transfer.</w:t>
      </w:r>
    </w:p>
    <w:p w14:paraId="45AFF389" w14:textId="77777777" w:rsidR="00893B05" w:rsidRDefault="00F14863">
      <w:pPr>
        <w:spacing w:before="240"/>
        <w:ind w:left="567" w:hanging="567"/>
        <w:rPr>
          <w:sz w:val="22"/>
          <w:szCs w:val="22"/>
        </w:rPr>
      </w:pPr>
      <w:r>
        <w:rPr>
          <w:rFonts w:ascii="Times New Roman" w:eastAsia="Times New Roman" w:hAnsi="Times New Roman" w:cs="Times New Roman"/>
          <w:sz w:val="22"/>
          <w:szCs w:val="22"/>
        </w:rPr>
        <w:t>It is agreed</w:t>
      </w:r>
    </w:p>
    <w:p w14:paraId="0A1EABAF" w14:textId="77777777" w:rsidR="00893B05" w:rsidRDefault="00F14863">
      <w:pPr>
        <w:numPr>
          <w:ilvl w:val="0"/>
          <w:numId w:val="13"/>
        </w:numPr>
        <w:pBdr>
          <w:left w:val="none" w:sz="0" w:space="4" w:color="auto"/>
        </w:pBdr>
        <w:spacing w:before="240"/>
        <w:ind w:left="360"/>
        <w:rPr>
          <w:rFonts w:ascii="Times New Roman" w:eastAsia="Times New Roman" w:hAnsi="Times New Roman" w:cs="Times New Roman"/>
          <w:b/>
          <w:bCs/>
          <w:sz w:val="24"/>
          <w:szCs w:val="24"/>
        </w:rPr>
      </w:pPr>
      <w:r>
        <w:rPr>
          <w:rFonts w:ascii="Times New Roman" w:eastAsia="Times New Roman" w:hAnsi="Times New Roman" w:cs="Times New Roman"/>
          <w:b/>
          <w:bCs/>
          <w:sz w:val="22"/>
          <w:szCs w:val="22"/>
        </w:rPr>
        <w:t>Definitions and interpretation</w:t>
      </w:r>
    </w:p>
    <w:p w14:paraId="55AD2081"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t xml:space="preserve">Words defined in the Agreement of which this Transfer Agreement forms part have the same meanings in this Transfer Agreement and the following words will bear the meanings set out below: </w:t>
      </w:r>
    </w:p>
    <w:p w14:paraId="6DC4DD16"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b/>
          <w:bCs/>
          <w:sz w:val="22"/>
          <w:szCs w:val="22"/>
        </w:rPr>
        <w:t>Accrued Claims</w:t>
      </w:r>
      <w:r>
        <w:rPr>
          <w:rFonts w:ascii="Times New Roman" w:eastAsia="Times New Roman" w:hAnsi="Times New Roman" w:cs="Times New Roman"/>
          <w:sz w:val="22"/>
          <w:szCs w:val="22"/>
        </w:rPr>
        <w:t xml:space="preserve"> means all the Service Provider’s accrued rights and claims arising from infringement of copyright in the Bespoke Intellectual Property at the Signature Date; </w:t>
      </w:r>
    </w:p>
    <w:p w14:paraId="3462883C"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b/>
          <w:bCs/>
          <w:sz w:val="22"/>
          <w:szCs w:val="22"/>
        </w:rPr>
        <w:t>Annexure</w:t>
      </w:r>
      <w:r>
        <w:rPr>
          <w:rFonts w:ascii="Times New Roman" w:eastAsia="Times New Roman" w:hAnsi="Times New Roman" w:cs="Times New Roman"/>
          <w:sz w:val="22"/>
          <w:szCs w:val="22"/>
        </w:rPr>
        <w:t xml:space="preserve"> means the annexure to this Transfer Agreement; </w:t>
      </w:r>
    </w:p>
    <w:p w14:paraId="4311275C"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b/>
          <w:bCs/>
          <w:sz w:val="22"/>
          <w:szCs w:val="22"/>
        </w:rPr>
        <w:t>Copyright</w:t>
      </w:r>
      <w:r>
        <w:rPr>
          <w:rFonts w:ascii="Times New Roman" w:eastAsia="Times New Roman" w:hAnsi="Times New Roman" w:cs="Times New Roman"/>
          <w:sz w:val="22"/>
          <w:szCs w:val="22"/>
        </w:rPr>
        <w:t xml:space="preserve"> means the copyright in the Bespoke Intellectual Property;</w:t>
      </w:r>
    </w:p>
    <w:p w14:paraId="041FCBCB"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b/>
          <w:bCs/>
          <w:sz w:val="22"/>
          <w:szCs w:val="22"/>
        </w:rPr>
        <w:t>Patent</w:t>
      </w:r>
      <w:r>
        <w:rPr>
          <w:rFonts w:ascii="Times New Roman" w:eastAsia="Times New Roman" w:hAnsi="Times New Roman" w:cs="Times New Roman"/>
          <w:sz w:val="22"/>
          <w:szCs w:val="22"/>
        </w:rPr>
        <w:t xml:space="preserve"> means a patent registration, patent application or provisional patent application and any patent of addition in respect of the Bespoke Intellectual Property; and</w:t>
      </w:r>
    </w:p>
    <w:p w14:paraId="52D9D647"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b/>
          <w:bCs/>
          <w:sz w:val="22"/>
          <w:szCs w:val="22"/>
        </w:rPr>
        <w:t>Signature Date</w:t>
      </w:r>
      <w:r>
        <w:rPr>
          <w:rFonts w:ascii="Times New Roman" w:eastAsia="Times New Roman" w:hAnsi="Times New Roman" w:cs="Times New Roman"/>
          <w:sz w:val="22"/>
          <w:szCs w:val="22"/>
        </w:rPr>
        <w:t xml:space="preserve"> means the date of signature of this Transfer Agreement by the last Party signing.</w:t>
      </w:r>
    </w:p>
    <w:p w14:paraId="09FE5017" w14:textId="77777777" w:rsidR="00893B05" w:rsidRDefault="00F14863">
      <w:pPr>
        <w:numPr>
          <w:ilvl w:val="0"/>
          <w:numId w:val="13"/>
        </w:numPr>
        <w:pBdr>
          <w:left w:val="none" w:sz="0" w:space="4" w:color="auto"/>
        </w:pBdr>
        <w:spacing w:before="240"/>
        <w:ind w:left="360"/>
        <w:rPr>
          <w:rFonts w:ascii="Times New Roman" w:eastAsia="Times New Roman" w:hAnsi="Times New Roman" w:cs="Times New Roman"/>
          <w:b/>
          <w:bCs/>
          <w:sz w:val="24"/>
          <w:szCs w:val="24"/>
        </w:rPr>
      </w:pPr>
      <w:r>
        <w:rPr>
          <w:rFonts w:ascii="Times New Roman" w:eastAsia="Times New Roman" w:hAnsi="Times New Roman" w:cs="Times New Roman"/>
          <w:b/>
          <w:bCs/>
          <w:sz w:val="22"/>
          <w:szCs w:val="22"/>
        </w:rPr>
        <w:t>Bespoke Intellectual Property</w:t>
      </w:r>
    </w:p>
    <w:p w14:paraId="7C534437"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lastRenderedPageBreak/>
        <w:t>The intellectual property rights in the Bespoke Intellectual Property transferred to the Recipient in terms of this Transfer Agreement may be either Patents or Copyright, as applicable.</w:t>
      </w:r>
    </w:p>
    <w:p w14:paraId="216CE539"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t xml:space="preserve">The Bespoke Intellectual Property governed by this Transfer Agreement is identified in the Annexure.  </w:t>
      </w:r>
    </w:p>
    <w:p w14:paraId="69A27D44" w14:textId="77777777" w:rsidR="00893B05" w:rsidRDefault="00F14863">
      <w:pPr>
        <w:numPr>
          <w:ilvl w:val="0"/>
          <w:numId w:val="13"/>
        </w:numPr>
        <w:pBdr>
          <w:left w:val="none" w:sz="0" w:space="4" w:color="auto"/>
        </w:pBdr>
        <w:spacing w:before="240"/>
        <w:ind w:left="360"/>
        <w:rPr>
          <w:rFonts w:ascii="Times New Roman" w:eastAsia="Times New Roman" w:hAnsi="Times New Roman" w:cs="Times New Roman"/>
          <w:b/>
          <w:bCs/>
          <w:sz w:val="24"/>
          <w:szCs w:val="24"/>
        </w:rPr>
      </w:pPr>
      <w:r>
        <w:rPr>
          <w:rFonts w:ascii="Times New Roman" w:eastAsia="Times New Roman" w:hAnsi="Times New Roman" w:cs="Times New Roman"/>
          <w:b/>
          <w:bCs/>
          <w:sz w:val="22"/>
          <w:szCs w:val="22"/>
        </w:rPr>
        <w:t>Assignment of Copyright</w:t>
      </w:r>
    </w:p>
    <w:p w14:paraId="19AC976F"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t xml:space="preserve">If the intellectual property rights in the Bespoke Intellectual Property comprise Copyright, the Service Provider assigns the Copyright and the Accrued Claims to the Recipient with effect from the Signature Date and the Recipient accepts the assignment. </w:t>
      </w:r>
    </w:p>
    <w:p w14:paraId="0D3A4F39"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t xml:space="preserve">The Service Provider will, at the Recipient’s request and cost, provide all assistance and resources necessary to prove the subsistence of the Copyright. </w:t>
      </w:r>
    </w:p>
    <w:p w14:paraId="10FE05A4" w14:textId="77777777" w:rsidR="00893B05" w:rsidRDefault="00F14863">
      <w:pPr>
        <w:numPr>
          <w:ilvl w:val="0"/>
          <w:numId w:val="13"/>
        </w:numPr>
        <w:pBdr>
          <w:left w:val="none" w:sz="0" w:space="4" w:color="auto"/>
        </w:pBdr>
        <w:spacing w:before="240"/>
        <w:ind w:left="360"/>
        <w:rPr>
          <w:rFonts w:ascii="Times New Roman" w:eastAsia="Times New Roman" w:hAnsi="Times New Roman" w:cs="Times New Roman"/>
          <w:b/>
          <w:bCs/>
          <w:sz w:val="24"/>
          <w:szCs w:val="24"/>
        </w:rPr>
      </w:pPr>
      <w:r>
        <w:rPr>
          <w:rFonts w:ascii="Times New Roman" w:eastAsia="Times New Roman" w:hAnsi="Times New Roman" w:cs="Times New Roman"/>
          <w:b/>
          <w:bCs/>
          <w:sz w:val="22"/>
          <w:szCs w:val="22"/>
        </w:rPr>
        <w:t>Assignment of Patent</w:t>
      </w:r>
    </w:p>
    <w:p w14:paraId="7C2B2670"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t xml:space="preserve">If the intellectual property rights in the Bespoke Intellectual Property comprise a Patent, the Service Provider assigns the Patent to the Recipient with effect from the Signature Date and the Recipient accepts the assignment. </w:t>
      </w:r>
    </w:p>
    <w:p w14:paraId="1E6E89EE"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t xml:space="preserve">The Service Provider will, at the Recipient’s request and cost, provide all assistance and resources necessary to apply for and register the Patent in the name of the Recipient. </w:t>
      </w:r>
    </w:p>
    <w:p w14:paraId="11AE3107" w14:textId="77777777" w:rsidR="00893B05" w:rsidRDefault="00F14863">
      <w:pPr>
        <w:numPr>
          <w:ilvl w:val="0"/>
          <w:numId w:val="13"/>
        </w:numPr>
        <w:pBdr>
          <w:left w:val="none" w:sz="0" w:space="4" w:color="auto"/>
        </w:pBdr>
        <w:spacing w:before="240"/>
        <w:ind w:left="360"/>
        <w:rPr>
          <w:rFonts w:ascii="Times New Roman" w:eastAsia="Times New Roman" w:hAnsi="Times New Roman" w:cs="Times New Roman"/>
          <w:b/>
          <w:bCs/>
          <w:sz w:val="24"/>
          <w:szCs w:val="24"/>
        </w:rPr>
      </w:pPr>
      <w:r>
        <w:rPr>
          <w:rFonts w:ascii="Times New Roman" w:eastAsia="Times New Roman" w:hAnsi="Times New Roman" w:cs="Times New Roman"/>
          <w:b/>
          <w:bCs/>
          <w:sz w:val="22"/>
          <w:szCs w:val="22"/>
        </w:rPr>
        <w:t>Warranties</w:t>
      </w:r>
    </w:p>
    <w:p w14:paraId="629B8A8B"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t>If the intellectual property rights in the Bespoke Intellectual Property comprises Copyright, the Service Provider warrants that:</w:t>
      </w:r>
    </w:p>
    <w:p w14:paraId="041EEEC3"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sz w:val="22"/>
          <w:szCs w:val="22"/>
        </w:rPr>
        <w:t>the Copyright subsists in the Bespoke Intellectual Property in South Africa only; and</w:t>
      </w:r>
    </w:p>
    <w:p w14:paraId="31BA5069"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sz w:val="22"/>
          <w:szCs w:val="22"/>
        </w:rPr>
        <w:t xml:space="preserve">its ownership of the Copyright is unencumbered and it has not ceded any Accrued Claims in the Bespoke Intellectual Property. </w:t>
      </w:r>
    </w:p>
    <w:p w14:paraId="53AB8E01" w14:textId="77777777" w:rsidR="00893B05" w:rsidRDefault="00F14863">
      <w:pPr>
        <w:numPr>
          <w:ilvl w:val="1"/>
          <w:numId w:val="13"/>
        </w:numPr>
        <w:spacing w:before="240"/>
        <w:ind w:left="567" w:hanging="567"/>
        <w:rPr>
          <w:rFonts w:ascii="Times New Roman" w:eastAsia="Times New Roman" w:hAnsi="Times New Roman" w:cs="Times New Roman"/>
        </w:rPr>
      </w:pPr>
      <w:r>
        <w:rPr>
          <w:rFonts w:ascii="Times New Roman" w:eastAsia="Times New Roman" w:hAnsi="Times New Roman" w:cs="Times New Roman"/>
          <w:sz w:val="22"/>
          <w:szCs w:val="22"/>
        </w:rPr>
        <w:t>If the intellectual property rights in the Bespoke Intellectual Property comprises a Patent, the Service Provider warrants that:</w:t>
      </w:r>
    </w:p>
    <w:p w14:paraId="7773AF9A"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sz w:val="22"/>
          <w:szCs w:val="22"/>
        </w:rPr>
        <w:t>the Patent complies in all respects with the requirements of section 25 of the Patents Act, 1978;</w:t>
      </w:r>
    </w:p>
    <w:p w14:paraId="2C248EB9"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sz w:val="22"/>
          <w:szCs w:val="22"/>
        </w:rPr>
        <w:t>any registered Patent is in effect, alternatively it will apply for and obtain restoration of any Patent registration which has lapsed;</w:t>
      </w:r>
    </w:p>
    <w:p w14:paraId="118418B7"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sz w:val="22"/>
          <w:szCs w:val="22"/>
        </w:rPr>
        <w:t xml:space="preserve">it is </w:t>
      </w:r>
      <w:proofErr w:type="spellStart"/>
      <w:r>
        <w:rPr>
          <w:rFonts w:ascii="Times New Roman" w:eastAsia="Times New Roman" w:hAnsi="Times New Roman" w:cs="Times New Roman"/>
          <w:sz w:val="22"/>
          <w:szCs w:val="22"/>
        </w:rPr>
        <w:t>authorised</w:t>
      </w:r>
      <w:proofErr w:type="spellEnd"/>
      <w:r>
        <w:rPr>
          <w:rFonts w:ascii="Times New Roman" w:eastAsia="Times New Roman" w:hAnsi="Times New Roman" w:cs="Times New Roman"/>
          <w:sz w:val="22"/>
          <w:szCs w:val="22"/>
        </w:rPr>
        <w:t xml:space="preserve"> by the inventor or otherwise qualified by operation of law to apply for the Patent and secure its registration; and</w:t>
      </w:r>
    </w:p>
    <w:p w14:paraId="13B4DF3A" w14:textId="77777777" w:rsidR="00893B05" w:rsidRDefault="00F14863">
      <w:pPr>
        <w:numPr>
          <w:ilvl w:val="2"/>
          <w:numId w:val="13"/>
        </w:numPr>
        <w:spacing w:before="240"/>
        <w:ind w:left="1134" w:hanging="1134"/>
        <w:rPr>
          <w:rFonts w:ascii="Times New Roman" w:eastAsia="Times New Roman" w:hAnsi="Times New Roman" w:cs="Times New Roman"/>
        </w:rPr>
      </w:pPr>
      <w:r>
        <w:rPr>
          <w:rFonts w:ascii="Times New Roman" w:eastAsia="Times New Roman" w:hAnsi="Times New Roman" w:cs="Times New Roman"/>
          <w:sz w:val="22"/>
          <w:szCs w:val="22"/>
        </w:rPr>
        <w:t xml:space="preserve">the Patent is unencumbered. </w:t>
      </w:r>
    </w:p>
    <w:p w14:paraId="1CE47722" w14:textId="77777777" w:rsidR="00893B05" w:rsidRDefault="00893B05">
      <w:pPr>
        <w:spacing w:before="240"/>
        <w:ind w:left="567" w:hanging="567"/>
        <w:rPr>
          <w:rFonts w:ascii="Times New Roman" w:eastAsia="Times New Roman" w:hAnsi="Times New Roman" w:cs="Times New Roman"/>
          <w:sz w:val="22"/>
          <w:szCs w:val="22"/>
        </w:rPr>
      </w:pPr>
    </w:p>
    <w:p w14:paraId="03BB1CA3" w14:textId="77777777" w:rsidR="00893B05" w:rsidRDefault="00F14863">
      <w:pPr>
        <w:spacing w:before="240"/>
        <w:ind w:left="567" w:hanging="567"/>
        <w:rPr>
          <w:sz w:val="22"/>
          <w:szCs w:val="22"/>
        </w:rPr>
      </w:pPr>
      <w:r>
        <w:rPr>
          <w:rFonts w:ascii="Times New Roman" w:eastAsia="Times New Roman" w:hAnsi="Times New Roman" w:cs="Times New Roman"/>
          <w:sz w:val="22"/>
          <w:szCs w:val="22"/>
        </w:rPr>
        <w:t>Signed at ________________ on the __________ day of _________________ 20___.</w:t>
      </w:r>
    </w:p>
    <w:p w14:paraId="3C463F0E" w14:textId="77777777" w:rsidR="00893B05" w:rsidRDefault="00F14863">
      <w:pPr>
        <w:spacing w:before="240"/>
        <w:rPr>
          <w:sz w:val="22"/>
          <w:szCs w:val="22"/>
        </w:rPr>
      </w:pPr>
      <w:r>
        <w:rPr>
          <w:rFonts w:ascii="Times New Roman" w:eastAsia="Times New Roman" w:hAnsi="Times New Roman" w:cs="Times New Roman"/>
          <w:sz w:val="22"/>
          <w:szCs w:val="22"/>
        </w:rPr>
        <w:lastRenderedPageBreak/>
        <w:t>For and on behalf of</w:t>
      </w:r>
      <w:r>
        <w:rPr>
          <w:rFonts w:ascii="Times New Roman" w:eastAsia="Times New Roman" w:hAnsi="Times New Roman" w:cs="Times New Roman"/>
          <w:sz w:val="22"/>
          <w:szCs w:val="22"/>
        </w:rPr>
        <w:br/>
      </w:r>
      <w:r>
        <w:rPr>
          <w:rFonts w:ascii="Times New Roman" w:eastAsia="Times New Roman" w:hAnsi="Times New Roman" w:cs="Times New Roman"/>
          <w:b/>
          <w:bCs/>
          <w:sz w:val="22"/>
          <w:szCs w:val="22"/>
        </w:rPr>
        <w:t>[INSERT]</w:t>
      </w:r>
    </w:p>
    <w:p w14:paraId="6DEDCB82" w14:textId="77777777" w:rsidR="00893B05" w:rsidRDefault="00893B05">
      <w:pPr>
        <w:ind w:left="567" w:hanging="567"/>
        <w:rPr>
          <w:rFonts w:ascii="Times New Roman" w:eastAsia="Times New Roman" w:hAnsi="Times New Roman" w:cs="Times New Roman"/>
          <w:sz w:val="22"/>
          <w:szCs w:val="22"/>
        </w:rPr>
      </w:pPr>
    </w:p>
    <w:p w14:paraId="56A528BF" w14:textId="77777777" w:rsidR="00893B05" w:rsidRDefault="00F14863">
      <w:pPr>
        <w:ind w:left="567" w:hanging="567"/>
        <w:rPr>
          <w:sz w:val="22"/>
          <w:szCs w:val="22"/>
        </w:rPr>
      </w:pPr>
      <w:r>
        <w:rPr>
          <w:rFonts w:ascii="Times New Roman" w:eastAsia="Times New Roman" w:hAnsi="Times New Roman" w:cs="Times New Roman"/>
          <w:sz w:val="22"/>
          <w:szCs w:val="22"/>
        </w:rPr>
        <w:t>____________________________</w:t>
      </w:r>
    </w:p>
    <w:p w14:paraId="1918FE3B" w14:textId="77777777" w:rsidR="00893B05" w:rsidRDefault="00F14863">
      <w:pPr>
        <w:ind w:left="567" w:hanging="567"/>
        <w:rPr>
          <w:sz w:val="22"/>
          <w:szCs w:val="22"/>
        </w:rPr>
      </w:pPr>
      <w:r>
        <w:rPr>
          <w:rFonts w:ascii="Times New Roman" w:eastAsia="Times New Roman" w:hAnsi="Times New Roman" w:cs="Times New Roman"/>
          <w:sz w:val="22"/>
          <w:szCs w:val="22"/>
        </w:rPr>
        <w:t>Name:</w:t>
      </w:r>
    </w:p>
    <w:p w14:paraId="6EDDE4EA" w14:textId="77777777" w:rsidR="00893B05" w:rsidRDefault="00F14863">
      <w:pPr>
        <w:ind w:left="567" w:hanging="567"/>
        <w:rPr>
          <w:sz w:val="22"/>
          <w:szCs w:val="22"/>
        </w:rPr>
      </w:pPr>
      <w:r>
        <w:rPr>
          <w:rFonts w:ascii="Times New Roman" w:eastAsia="Times New Roman" w:hAnsi="Times New Roman" w:cs="Times New Roman"/>
          <w:sz w:val="22"/>
          <w:szCs w:val="22"/>
        </w:rPr>
        <w:t xml:space="preserve">Capacity: </w:t>
      </w:r>
    </w:p>
    <w:p w14:paraId="51A3C9C9" w14:textId="77777777" w:rsidR="00893B05" w:rsidRDefault="00F14863">
      <w:pPr>
        <w:ind w:left="567" w:hanging="567"/>
        <w:rPr>
          <w:sz w:val="22"/>
          <w:szCs w:val="22"/>
        </w:rPr>
      </w:pPr>
      <w:r>
        <w:rPr>
          <w:rFonts w:ascii="Times New Roman" w:eastAsia="Times New Roman" w:hAnsi="Times New Roman" w:cs="Times New Roman"/>
          <w:sz w:val="22"/>
          <w:szCs w:val="22"/>
        </w:rPr>
        <w:t>Who warrants authority</w:t>
      </w:r>
    </w:p>
    <w:p w14:paraId="138109B3" w14:textId="77777777" w:rsidR="00893B05" w:rsidRDefault="00893B05">
      <w:pPr>
        <w:spacing w:before="240"/>
        <w:ind w:left="567" w:hanging="567"/>
        <w:rPr>
          <w:rFonts w:ascii="Times New Roman" w:eastAsia="Times New Roman" w:hAnsi="Times New Roman" w:cs="Times New Roman"/>
          <w:sz w:val="22"/>
          <w:szCs w:val="22"/>
        </w:rPr>
      </w:pPr>
    </w:p>
    <w:p w14:paraId="585DDE29" w14:textId="77777777" w:rsidR="00893B05" w:rsidRDefault="00F14863">
      <w:pPr>
        <w:spacing w:before="240"/>
        <w:ind w:left="567" w:hanging="567"/>
        <w:rPr>
          <w:sz w:val="22"/>
          <w:szCs w:val="22"/>
        </w:rPr>
      </w:pPr>
      <w:r>
        <w:rPr>
          <w:rFonts w:ascii="Times New Roman" w:eastAsia="Times New Roman" w:hAnsi="Times New Roman" w:cs="Times New Roman"/>
          <w:sz w:val="22"/>
          <w:szCs w:val="22"/>
        </w:rPr>
        <w:t>Signed at ________________ on the __________ day of _________________ 20___.</w:t>
      </w:r>
    </w:p>
    <w:p w14:paraId="2420A556" w14:textId="77777777" w:rsidR="00893B05" w:rsidRDefault="00F14863">
      <w:pPr>
        <w:spacing w:before="240"/>
        <w:rPr>
          <w:sz w:val="22"/>
          <w:szCs w:val="22"/>
        </w:rPr>
      </w:pPr>
      <w:r>
        <w:rPr>
          <w:rFonts w:ascii="Times New Roman" w:eastAsia="Times New Roman" w:hAnsi="Times New Roman" w:cs="Times New Roman"/>
          <w:sz w:val="22"/>
          <w:szCs w:val="22"/>
        </w:rPr>
        <w:t>For and on behalf of</w:t>
      </w:r>
      <w:r>
        <w:rPr>
          <w:rFonts w:ascii="Times New Roman" w:eastAsia="Times New Roman" w:hAnsi="Times New Roman" w:cs="Times New Roman"/>
          <w:sz w:val="22"/>
          <w:szCs w:val="22"/>
        </w:rPr>
        <w:br/>
      </w:r>
      <w:r>
        <w:rPr>
          <w:rFonts w:ascii="Times New Roman" w:eastAsia="Times New Roman" w:hAnsi="Times New Roman" w:cs="Times New Roman"/>
          <w:b/>
          <w:bCs/>
          <w:sz w:val="22"/>
          <w:szCs w:val="22"/>
        </w:rPr>
        <w:t>[INSERT]</w:t>
      </w:r>
    </w:p>
    <w:p w14:paraId="137390F0" w14:textId="77777777" w:rsidR="00893B05" w:rsidRDefault="00893B05">
      <w:pPr>
        <w:ind w:left="567" w:hanging="567"/>
        <w:rPr>
          <w:rFonts w:ascii="Times New Roman" w:eastAsia="Times New Roman" w:hAnsi="Times New Roman" w:cs="Times New Roman"/>
          <w:sz w:val="22"/>
          <w:szCs w:val="22"/>
        </w:rPr>
      </w:pPr>
    </w:p>
    <w:p w14:paraId="538BFF9C" w14:textId="77777777" w:rsidR="00893B05" w:rsidRDefault="00F14863">
      <w:pPr>
        <w:ind w:left="567" w:hanging="567"/>
        <w:rPr>
          <w:sz w:val="22"/>
          <w:szCs w:val="22"/>
        </w:rPr>
      </w:pPr>
      <w:r>
        <w:rPr>
          <w:rFonts w:ascii="Times New Roman" w:eastAsia="Times New Roman" w:hAnsi="Times New Roman" w:cs="Times New Roman"/>
          <w:sz w:val="22"/>
          <w:szCs w:val="22"/>
        </w:rPr>
        <w:t>____________________________</w:t>
      </w:r>
    </w:p>
    <w:p w14:paraId="3CD9D4E5" w14:textId="77777777" w:rsidR="00893B05" w:rsidRDefault="00F14863">
      <w:pPr>
        <w:ind w:left="567" w:hanging="567"/>
        <w:rPr>
          <w:sz w:val="22"/>
          <w:szCs w:val="22"/>
        </w:rPr>
      </w:pPr>
      <w:r>
        <w:rPr>
          <w:rFonts w:ascii="Times New Roman" w:eastAsia="Times New Roman" w:hAnsi="Times New Roman" w:cs="Times New Roman"/>
          <w:sz w:val="22"/>
          <w:szCs w:val="22"/>
        </w:rPr>
        <w:t>Name:</w:t>
      </w:r>
    </w:p>
    <w:p w14:paraId="0BC92B23" w14:textId="77777777" w:rsidR="00893B05" w:rsidRDefault="00F14863">
      <w:pPr>
        <w:ind w:left="567" w:hanging="567"/>
        <w:rPr>
          <w:sz w:val="22"/>
          <w:szCs w:val="22"/>
        </w:rPr>
      </w:pPr>
      <w:r>
        <w:rPr>
          <w:rFonts w:ascii="Times New Roman" w:eastAsia="Times New Roman" w:hAnsi="Times New Roman" w:cs="Times New Roman"/>
          <w:sz w:val="22"/>
          <w:szCs w:val="22"/>
        </w:rPr>
        <w:t xml:space="preserve">Capacity: </w:t>
      </w:r>
    </w:p>
    <w:p w14:paraId="3F889E4E" w14:textId="77777777" w:rsidR="00893B05" w:rsidRDefault="00F14863">
      <w:pPr>
        <w:ind w:left="567" w:hanging="567"/>
        <w:rPr>
          <w:sz w:val="22"/>
          <w:szCs w:val="22"/>
        </w:rPr>
      </w:pPr>
      <w:r>
        <w:rPr>
          <w:rFonts w:ascii="Times New Roman" w:eastAsia="Times New Roman" w:hAnsi="Times New Roman" w:cs="Times New Roman"/>
          <w:sz w:val="22"/>
          <w:szCs w:val="22"/>
        </w:rPr>
        <w:t>Who warrants authority</w:t>
      </w:r>
    </w:p>
    <w:p w14:paraId="772DDFD6" w14:textId="77777777" w:rsidR="00893B05" w:rsidRDefault="00F14863">
      <w:pPr>
        <w:pStyle w:val="Heading1"/>
        <w:keepLines w:val="0"/>
        <w:spacing w:before="360"/>
        <w:ind w:left="709" w:hanging="709"/>
      </w:pPr>
      <w:r>
        <w:br w:type="page"/>
      </w:r>
      <w:bookmarkStart w:id="193" w:name="_Toc47522818"/>
      <w:bookmarkStart w:id="194" w:name="_Toc81312115"/>
      <w:r>
        <w:rPr>
          <w:color w:val="auto"/>
          <w:sz w:val="22"/>
          <w:szCs w:val="22"/>
        </w:rPr>
        <w:lastRenderedPageBreak/>
        <w:t xml:space="preserve">Part B, Schedule 2 – </w:t>
      </w:r>
      <w:bookmarkEnd w:id="193"/>
      <w:r>
        <w:rPr>
          <w:color w:val="auto"/>
          <w:sz w:val="22"/>
          <w:szCs w:val="22"/>
        </w:rPr>
        <w:t>Recipient Supplier Code of Conduct</w:t>
      </w:r>
      <w:bookmarkEnd w:id="194"/>
    </w:p>
    <w:p w14:paraId="35F11C37" w14:textId="77777777" w:rsidR="00893B05" w:rsidRDefault="00893B05">
      <w:pPr>
        <w:spacing w:before="240"/>
        <w:rPr>
          <w:rFonts w:ascii="Times New Roman" w:eastAsia="Times New Roman" w:hAnsi="Times New Roman" w:cs="Times New Roman"/>
          <w:sz w:val="22"/>
          <w:szCs w:val="22"/>
        </w:rPr>
      </w:pPr>
    </w:p>
    <w:bookmarkEnd w:id="190"/>
    <w:p w14:paraId="7DD42D0A" w14:textId="77777777" w:rsidR="00893B05" w:rsidRDefault="00F14863">
      <w:pPr>
        <w:spacing w:before="240"/>
        <w:rPr>
          <w:sz w:val="22"/>
          <w:szCs w:val="22"/>
        </w:rPr>
      </w:pPr>
      <w:r>
        <w:rPr>
          <w:rFonts w:ascii="Times New Roman" w:eastAsia="Times New Roman" w:hAnsi="Times New Roman" w:cs="Times New Roman"/>
          <w:b/>
          <w:bCs/>
          <w:i/>
          <w:iCs/>
          <w:sz w:val="22"/>
          <w:szCs w:val="22"/>
        </w:rPr>
        <w:t>[INSERTED AS A SEPARATE DOCUMENT]</w:t>
      </w:r>
    </w:p>
    <w:sectPr w:rsidR="00893B05" w:rsidSect="001410E1">
      <w:headerReference w:type="default" r:id="rId20"/>
      <w:footerReference w:type="even" r:id="rId21"/>
      <w:footerReference w:type="default" r:id="rId22"/>
      <w:footerReference w:type="first" r:id="rId23"/>
      <w:pgSz w:w="11906" w:h="16838"/>
      <w:pgMar w:top="1984" w:right="1417" w:bottom="1134" w:left="1701" w:header="708" w:footer="708" w:gutter="0"/>
      <w:pgBorders w:offsetFrom="page">
        <w:top w:val="single" w:sz="4" w:space="24" w:color="auto"/>
        <w:left w:val="single" w:sz="4" w:space="24" w:color="auto"/>
        <w:bottom w:val="single" w:sz="4" w:space="24" w:color="auto"/>
        <w:right w:val="single" w:sz="4" w:space="24" w:color="auto"/>
      </w:pgBorders>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EB1B2" w14:textId="77777777" w:rsidR="00742EA4" w:rsidRDefault="00742EA4">
      <w:r>
        <w:separator/>
      </w:r>
    </w:p>
  </w:endnote>
  <w:endnote w:type="continuationSeparator" w:id="0">
    <w:p w14:paraId="0914330B" w14:textId="77777777" w:rsidR="00742EA4" w:rsidRDefault="00742EA4">
      <w:r>
        <w:continuationSeparator/>
      </w:r>
    </w:p>
  </w:endnote>
  <w:endnote w:type="continuationNotice" w:id="1">
    <w:p w14:paraId="28DD4A52" w14:textId="77777777" w:rsidR="00742EA4" w:rsidRDefault="00742E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6A0C" w14:textId="3342DC71" w:rsidR="000645AC" w:rsidRDefault="000645AC">
    <w:pPr>
      <w:pStyle w:val="Footer"/>
    </w:pPr>
    <w:r>
      <w:rPr>
        <w:noProof/>
      </w:rPr>
      <mc:AlternateContent>
        <mc:Choice Requires="wps">
          <w:drawing>
            <wp:anchor distT="0" distB="0" distL="0" distR="0" simplePos="0" relativeHeight="251658241" behindDoc="0" locked="0" layoutInCell="1" allowOverlap="1" wp14:anchorId="270FB7E4" wp14:editId="4E2ED099">
              <wp:simplePos x="635" y="635"/>
              <wp:positionH relativeFrom="page">
                <wp:align>left</wp:align>
              </wp:positionH>
              <wp:positionV relativeFrom="page">
                <wp:align>bottom</wp:align>
              </wp:positionV>
              <wp:extent cx="443865" cy="443865"/>
              <wp:effectExtent l="0" t="0" r="17145" b="0"/>
              <wp:wrapNone/>
              <wp:docPr id="2" name="Text Box 2"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AA66C2A" w14:textId="4D905F99"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0FB7E4" id="_x0000_t202" coordsize="21600,21600" o:spt="202" path="m,l,21600r21600,l21600,xe">
              <v:stroke joinstyle="miter"/>
              <v:path gradientshapeok="t" o:connecttype="rect"/>
            </v:shapetype>
            <v:shape id="Text Box 2" o:spid="_x0000_s1026" type="#_x0000_t202" alt="Classified as Confidential" style="position:absolute;left:0;text-align:left;margin-left:0;margin-top:0;width:34.95pt;height:34.9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2AA66C2A" w14:textId="4D905F99"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F079" w14:textId="6933F930" w:rsidR="000645AC" w:rsidRDefault="000645AC">
    <w:r>
      <w:rPr>
        <w:noProof/>
      </w:rPr>
      <mc:AlternateContent>
        <mc:Choice Requires="wps">
          <w:drawing>
            <wp:anchor distT="0" distB="0" distL="0" distR="0" simplePos="0" relativeHeight="251658242" behindDoc="0" locked="0" layoutInCell="1" allowOverlap="1" wp14:anchorId="09EB9C74" wp14:editId="77910744">
              <wp:simplePos x="904875" y="10096500"/>
              <wp:positionH relativeFrom="page">
                <wp:align>left</wp:align>
              </wp:positionH>
              <wp:positionV relativeFrom="page">
                <wp:align>bottom</wp:align>
              </wp:positionV>
              <wp:extent cx="443865" cy="443865"/>
              <wp:effectExtent l="0" t="0" r="17145" b="0"/>
              <wp:wrapNone/>
              <wp:docPr id="3" name="Text Box 3"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99013A" w14:textId="0AD0EC69"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EB9C74" id="_x0000_t202" coordsize="21600,21600" o:spt="202" path="m,l,21600r21600,l21600,xe">
              <v:stroke joinstyle="miter"/>
              <v:path gradientshapeok="t" o:connecttype="rect"/>
            </v:shapetype>
            <v:shape id="Text Box 3" o:spid="_x0000_s1027" type="#_x0000_t202" alt="Classified as Confidential" style="position:absolute;left:0;text-align:left;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6A99013A" w14:textId="0AD0EC69"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D8F5" w14:textId="2D782243" w:rsidR="000645AC" w:rsidRDefault="000645AC">
    <w:pPr>
      <w:pStyle w:val="Footer"/>
    </w:pPr>
    <w:r>
      <w:rPr>
        <w:noProof/>
      </w:rPr>
      <mc:AlternateContent>
        <mc:Choice Requires="wps">
          <w:drawing>
            <wp:anchor distT="0" distB="0" distL="0" distR="0" simplePos="0" relativeHeight="251658240" behindDoc="0" locked="0" layoutInCell="1" allowOverlap="1" wp14:anchorId="74C741C6" wp14:editId="3A0C0899">
              <wp:simplePos x="635" y="635"/>
              <wp:positionH relativeFrom="page">
                <wp:align>left</wp:align>
              </wp:positionH>
              <wp:positionV relativeFrom="page">
                <wp:align>bottom</wp:align>
              </wp:positionV>
              <wp:extent cx="443865" cy="443865"/>
              <wp:effectExtent l="0" t="0" r="17145" b="0"/>
              <wp:wrapNone/>
              <wp:docPr id="1" name="Text Box 1"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E42BF9" w14:textId="6877C9BE"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C741C6" id="_x0000_t202" coordsize="21600,21600" o:spt="202" path="m,l,21600r21600,l21600,xe">
              <v:stroke joinstyle="miter"/>
              <v:path gradientshapeok="t" o:connecttype="rect"/>
            </v:shapetype>
            <v:shape id="Text Box 1" o:spid="_x0000_s1028" type="#_x0000_t202" alt="Classified as Confidential"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CE42BF9" w14:textId="6877C9BE"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47C4" w14:textId="07681634" w:rsidR="000645AC" w:rsidRDefault="000645AC">
    <w:pPr>
      <w:pStyle w:val="Footer"/>
    </w:pPr>
    <w:r>
      <w:rPr>
        <w:noProof/>
      </w:rPr>
      <mc:AlternateContent>
        <mc:Choice Requires="wps">
          <w:drawing>
            <wp:anchor distT="0" distB="0" distL="0" distR="0" simplePos="0" relativeHeight="251658244" behindDoc="0" locked="0" layoutInCell="1" allowOverlap="1" wp14:anchorId="3F28825C" wp14:editId="7C2757E1">
              <wp:simplePos x="635" y="635"/>
              <wp:positionH relativeFrom="page">
                <wp:align>left</wp:align>
              </wp:positionH>
              <wp:positionV relativeFrom="page">
                <wp:align>bottom</wp:align>
              </wp:positionV>
              <wp:extent cx="443865" cy="443865"/>
              <wp:effectExtent l="0" t="0" r="17145" b="0"/>
              <wp:wrapNone/>
              <wp:docPr id="5" name="Text Box 5"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7429A9" w14:textId="176EF6F6"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28825C" id="_x0000_t202" coordsize="21600,21600" o:spt="202" path="m,l,21600r21600,l21600,xe">
              <v:stroke joinstyle="miter"/>
              <v:path gradientshapeok="t" o:connecttype="rect"/>
            </v:shapetype>
            <v:shape id="Text Box 5" o:spid="_x0000_s1029" type="#_x0000_t202" alt="Classified as Confidential" style="position:absolute;left:0;text-align:left;margin-left:0;margin-top:0;width:34.95pt;height:34.9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247429A9" w14:textId="176EF6F6"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F304" w14:textId="64E667AF" w:rsidR="000645AC" w:rsidRDefault="000645AC">
    <w:pPr>
      <w:jc w:val="center"/>
    </w:pPr>
    <w:r>
      <w:rPr>
        <w:noProof/>
      </w:rPr>
      <mc:AlternateContent>
        <mc:Choice Requires="wps">
          <w:drawing>
            <wp:anchor distT="0" distB="0" distL="0" distR="0" simplePos="0" relativeHeight="251658245" behindDoc="0" locked="0" layoutInCell="1" allowOverlap="1" wp14:anchorId="673B1EEC" wp14:editId="3602F1CB">
              <wp:simplePos x="1080770" y="10009505"/>
              <wp:positionH relativeFrom="page">
                <wp:align>left</wp:align>
              </wp:positionH>
              <wp:positionV relativeFrom="page">
                <wp:align>bottom</wp:align>
              </wp:positionV>
              <wp:extent cx="443865" cy="443865"/>
              <wp:effectExtent l="0" t="0" r="17145" b="0"/>
              <wp:wrapNone/>
              <wp:docPr id="6" name="Text Box 6"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0B9464" w14:textId="6448AC5F"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3B1EEC" id="_x0000_t202" coordsize="21600,21600" o:spt="202" path="m,l,21600r21600,l21600,xe">
              <v:stroke joinstyle="miter"/>
              <v:path gradientshapeok="t" o:connecttype="rect"/>
            </v:shapetype>
            <v:shape id="Text Box 6" o:spid="_x0000_s1030" type="#_x0000_t202" alt="Classified as Confidential" style="position:absolute;left:0;text-align:left;margin-left:0;margin-top:0;width:34.95pt;height:34.9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710B9464" w14:textId="6448AC5F"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sdt>
      <w:sdtPr>
        <w:id w:val="681628007"/>
        <w:placeholder>
          <w:docPart w:val="DefaultPlaceholder_22675703"/>
        </w:placeholder>
      </w:sdtPr>
      <w:sdtEndPr/>
      <w:sdtContent>
        <w:r>
          <w:fldChar w:fldCharType="begin"/>
        </w:r>
        <w:r>
          <w:instrText xml:space="preserve"> PAGE   \* MERGEFORMAT </w:instrText>
        </w:r>
        <w:r>
          <w:fldChar w:fldCharType="separate"/>
        </w:r>
        <w:r w:rsidR="004266B6">
          <w:rPr>
            <w:noProof/>
          </w:rPr>
          <w:t>12</w:t>
        </w:r>
        <w:r>
          <w:fldChar w:fldCharType="end"/>
        </w:r>
      </w:sdtContent>
    </w:sdt>
  </w:p>
  <w:p w14:paraId="22C6AADC" w14:textId="77777777" w:rsidR="000645AC" w:rsidRDefault="000645AC">
    <w:pPr>
      <w:jc w:val="center"/>
      <w:rPr>
        <w:sz w:val="12"/>
        <w:szCs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11D5" w14:textId="09D570C6" w:rsidR="000645AC" w:rsidRDefault="000645AC">
    <w:pPr>
      <w:pStyle w:val="Footer"/>
    </w:pPr>
    <w:r>
      <w:rPr>
        <w:noProof/>
      </w:rPr>
      <mc:AlternateContent>
        <mc:Choice Requires="wps">
          <w:drawing>
            <wp:anchor distT="0" distB="0" distL="0" distR="0" simplePos="0" relativeHeight="251658243" behindDoc="0" locked="0" layoutInCell="1" allowOverlap="1" wp14:anchorId="5C542210" wp14:editId="246EE706">
              <wp:simplePos x="635" y="635"/>
              <wp:positionH relativeFrom="page">
                <wp:align>left</wp:align>
              </wp:positionH>
              <wp:positionV relativeFrom="page">
                <wp:align>bottom</wp:align>
              </wp:positionV>
              <wp:extent cx="443865" cy="443865"/>
              <wp:effectExtent l="0" t="0" r="17145" b="0"/>
              <wp:wrapNone/>
              <wp:docPr id="4" name="Text Box 4"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CCCB1F" w14:textId="2699357C"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542210" id="_x0000_t202" coordsize="21600,21600" o:spt="202" path="m,l,21600r21600,l21600,xe">
              <v:stroke joinstyle="miter"/>
              <v:path gradientshapeok="t" o:connecttype="rect"/>
            </v:shapetype>
            <v:shape id="Text Box 4" o:spid="_x0000_s1031" type="#_x0000_t202" alt="Classified as Confidential" style="position:absolute;left:0;text-align:left;margin-left:0;margin-top:0;width:34.95pt;height:34.9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17CCCB1F" w14:textId="2699357C"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EC5F" w14:textId="0A61479D" w:rsidR="000645AC" w:rsidRDefault="000645AC">
    <w:pPr>
      <w:pStyle w:val="Footer"/>
    </w:pPr>
    <w:r>
      <w:rPr>
        <w:noProof/>
      </w:rPr>
      <mc:AlternateContent>
        <mc:Choice Requires="wps">
          <w:drawing>
            <wp:anchor distT="0" distB="0" distL="0" distR="0" simplePos="0" relativeHeight="251658247" behindDoc="0" locked="0" layoutInCell="1" allowOverlap="1" wp14:anchorId="51051851" wp14:editId="3122EB44">
              <wp:simplePos x="635" y="635"/>
              <wp:positionH relativeFrom="page">
                <wp:align>left</wp:align>
              </wp:positionH>
              <wp:positionV relativeFrom="page">
                <wp:align>bottom</wp:align>
              </wp:positionV>
              <wp:extent cx="443865" cy="443865"/>
              <wp:effectExtent l="0" t="0" r="17145" b="0"/>
              <wp:wrapNone/>
              <wp:docPr id="8" name="Text Box 8"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60520E" w14:textId="0438AD58"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051851" id="_x0000_t202" coordsize="21600,21600" o:spt="202" path="m,l,21600r21600,l21600,xe">
              <v:stroke joinstyle="miter"/>
              <v:path gradientshapeok="t" o:connecttype="rect"/>
            </v:shapetype>
            <v:shape id="Text Box 8" o:spid="_x0000_s1032" type="#_x0000_t202" alt="Classified as Confidential" style="position:absolute;left:0;text-align:left;margin-left:0;margin-top:0;width:34.95pt;height:34.95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4260520E" w14:textId="0438AD58"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3EC0" w14:textId="5B84973C" w:rsidR="000645AC" w:rsidRDefault="000645AC">
    <w:r>
      <w:rPr>
        <w:noProof/>
      </w:rPr>
      <mc:AlternateContent>
        <mc:Choice Requires="wps">
          <w:drawing>
            <wp:anchor distT="0" distB="0" distL="0" distR="0" simplePos="0" relativeHeight="251658248" behindDoc="0" locked="0" layoutInCell="1" allowOverlap="1" wp14:anchorId="60582983" wp14:editId="0E65E703">
              <wp:simplePos x="635" y="635"/>
              <wp:positionH relativeFrom="page">
                <wp:align>left</wp:align>
              </wp:positionH>
              <wp:positionV relativeFrom="page">
                <wp:align>bottom</wp:align>
              </wp:positionV>
              <wp:extent cx="443865" cy="443865"/>
              <wp:effectExtent l="0" t="0" r="17145" b="0"/>
              <wp:wrapNone/>
              <wp:docPr id="9" name="Text Box 9"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3E19C8" w14:textId="2D6FD1D8"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582983" id="_x0000_t202" coordsize="21600,21600" o:spt="202" path="m,l,21600r21600,l21600,xe">
              <v:stroke joinstyle="miter"/>
              <v:path gradientshapeok="t" o:connecttype="rect"/>
            </v:shapetype>
            <v:shape id="Text Box 9" o:spid="_x0000_s1033" type="#_x0000_t202" alt="Classified as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143E19C8" w14:textId="2D6FD1D8"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r>
      <w:fldChar w:fldCharType="begin"/>
    </w:r>
    <w:r>
      <w:instrText xml:space="preserve">PAGE  </w:instrText>
    </w:r>
    <w:r>
      <w:fldChar w:fldCharType="separate"/>
    </w:r>
    <w:r w:rsidR="004266B6">
      <w:rPr>
        <w:noProof/>
      </w:rPr>
      <w:t>21</w:t>
    </w:r>
    <w:r>
      <w:fldChar w:fldCharType="end"/>
    </w:r>
  </w:p>
  <w:p w14:paraId="34922358" w14:textId="77777777" w:rsidR="000645AC" w:rsidRDefault="000645AC">
    <w:pPr>
      <w:rPr>
        <w:sz w:val="12"/>
        <w:szCs w:val="1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88A92" w14:textId="618DD7EC" w:rsidR="000645AC" w:rsidRDefault="000645AC">
    <w:pPr>
      <w:pStyle w:val="Footer"/>
    </w:pPr>
    <w:r>
      <w:rPr>
        <w:noProof/>
      </w:rPr>
      <mc:AlternateContent>
        <mc:Choice Requires="wps">
          <w:drawing>
            <wp:anchor distT="0" distB="0" distL="0" distR="0" simplePos="0" relativeHeight="251658246" behindDoc="0" locked="0" layoutInCell="1" allowOverlap="1" wp14:anchorId="19A1659C" wp14:editId="05D530BE">
              <wp:simplePos x="635" y="635"/>
              <wp:positionH relativeFrom="page">
                <wp:align>left</wp:align>
              </wp:positionH>
              <wp:positionV relativeFrom="page">
                <wp:align>bottom</wp:align>
              </wp:positionV>
              <wp:extent cx="443865" cy="443865"/>
              <wp:effectExtent l="0" t="0" r="17145" b="0"/>
              <wp:wrapNone/>
              <wp:docPr id="7" name="Text Box 7"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B743FA" w14:textId="6CB78D95"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A1659C" id="_x0000_t202" coordsize="21600,21600" o:spt="202" path="m,l,21600r21600,l21600,xe">
              <v:stroke joinstyle="miter"/>
              <v:path gradientshapeok="t" o:connecttype="rect"/>
            </v:shapetype>
            <v:shape id="Text Box 7" o:spid="_x0000_s1034" type="#_x0000_t202" alt="Classified as Confidential" style="position:absolute;left:0;text-align:left;margin-left:0;margin-top:0;width:34.95pt;height:34.95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17B743FA" w14:textId="6CB78D95" w:rsidR="000645AC" w:rsidRPr="00A6722F" w:rsidRDefault="000645AC" w:rsidP="00A6722F">
                    <w:pPr>
                      <w:rPr>
                        <w:rFonts w:ascii="Calibri" w:eastAsia="Calibri" w:hAnsi="Calibri" w:cs="Calibri"/>
                        <w:noProof/>
                        <w:color w:val="000000"/>
                        <w:sz w:val="16"/>
                        <w:szCs w:val="16"/>
                      </w:rPr>
                    </w:pPr>
                    <w:r w:rsidRPr="00A6722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3F802" w14:textId="77777777" w:rsidR="00742EA4" w:rsidRDefault="00742EA4">
      <w:r>
        <w:separator/>
      </w:r>
    </w:p>
  </w:footnote>
  <w:footnote w:type="continuationSeparator" w:id="0">
    <w:p w14:paraId="240773A9" w14:textId="77777777" w:rsidR="00742EA4" w:rsidRDefault="00742EA4">
      <w:r>
        <w:continuationSeparator/>
      </w:r>
    </w:p>
  </w:footnote>
  <w:footnote w:type="continuationNotice" w:id="1">
    <w:p w14:paraId="350165E8" w14:textId="77777777" w:rsidR="00742EA4" w:rsidRDefault="00742E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4E8F7" w14:textId="6EEA57B6" w:rsidR="001410E1" w:rsidRDefault="00307FB2">
    <w:pPr>
      <w:pStyle w:val="Header"/>
    </w:pPr>
    <w:r>
      <w:rPr>
        <w:b/>
        <w:noProof/>
        <w:sz w:val="28"/>
        <w:szCs w:val="28"/>
      </w:rPr>
      <w:drawing>
        <wp:anchor distT="0" distB="0" distL="114300" distR="114300" simplePos="0" relativeHeight="251660296" behindDoc="1" locked="0" layoutInCell="1" allowOverlap="1" wp14:anchorId="2F33C140" wp14:editId="576A8ACC">
          <wp:simplePos x="0" y="0"/>
          <wp:positionH relativeFrom="column">
            <wp:posOffset>-548640</wp:posOffset>
          </wp:positionH>
          <wp:positionV relativeFrom="paragraph">
            <wp:posOffset>-137795</wp:posOffset>
          </wp:positionV>
          <wp:extent cx="2400300" cy="887095"/>
          <wp:effectExtent l="0" t="0" r="0" b="8255"/>
          <wp:wrapNone/>
          <wp:docPr id="24301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887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C56A8A" w14:textId="77777777" w:rsidR="001410E1" w:rsidRDefault="001410E1">
    <w:pPr>
      <w:pStyle w:val="Header"/>
    </w:pPr>
  </w:p>
  <w:p w14:paraId="5A60D481" w14:textId="77777777" w:rsidR="001410E1" w:rsidRDefault="001410E1">
    <w:pPr>
      <w:pStyle w:val="Header"/>
    </w:pPr>
  </w:p>
  <w:p w14:paraId="200F6CB9" w14:textId="77777777" w:rsidR="001410E1" w:rsidRDefault="001410E1">
    <w:pPr>
      <w:pStyle w:val="Header"/>
    </w:pPr>
  </w:p>
  <w:p w14:paraId="5DC811BF" w14:textId="77777777" w:rsidR="001410E1" w:rsidRDefault="001410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4875" w14:textId="77777777" w:rsidR="000645AC" w:rsidRDefault="000645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1826" w14:textId="77777777" w:rsidR="000645AC" w:rsidRDefault="000645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3"/>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
      <w:lvlJc w:val="left"/>
      <w:pPr>
        <w:tabs>
          <w:tab w:val="num" w:pos="720"/>
        </w:tabs>
        <w:ind w:left="720" w:hanging="360"/>
      </w:pPr>
      <w:rPr>
        <w:rFonts w:ascii="Symbol" w:hAnsi="Symbol"/>
      </w:rPr>
    </w:lvl>
    <w:lvl w:ilvl="1">
      <w:start w:val="6"/>
      <w:numFmt w:val="decimal"/>
      <w:lvlText w:val="%1.%2."/>
      <w:lvlJc w:val="left"/>
      <w:pPr>
        <w:ind w:left="0" w:firstLine="0"/>
      </w:pPr>
      <w:rPr>
        <w:rFonts w:ascii="Times New Roman" w:eastAsia="Times New Roman" w:hAnsi="Times New Roman" w:cs="Times New Roman"/>
        <w:sz w:val="22"/>
        <w:szCs w:val="22"/>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multilevel"/>
    <w:tmpl w:val="00000006"/>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5"/>
      <w:numFmt w:val="decimal"/>
      <w:lvlText w:val=""/>
      <w:lvlJc w:val="left"/>
      <w:pPr>
        <w:tabs>
          <w:tab w:val="num" w:pos="720"/>
        </w:tabs>
        <w:ind w:left="720" w:hanging="360"/>
      </w:pPr>
      <w:rPr>
        <w:rFonts w:ascii="Symbol" w:hAnsi="Symbol"/>
      </w:rPr>
    </w:lvl>
    <w:lvl w:ilvl="1">
      <w:start w:val="2"/>
      <w:numFmt w:val="decimal"/>
      <w:lvlText w:val="%1.%2."/>
      <w:lvlJc w:val="left"/>
      <w:pPr>
        <w:ind w:left="0" w:firstLine="0"/>
      </w:pPr>
      <w:rPr>
        <w:rFonts w:ascii="Times New Roman" w:eastAsia="Times New Roman" w:hAnsi="Times New Roman" w:cs="Times New Roman"/>
        <w:sz w:val="22"/>
        <w:szCs w:val="22"/>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multilevel"/>
    <w:tmpl w:val="00000008"/>
    <w:lvl w:ilvl="0">
      <w:start w:val="6"/>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9"/>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304EB196"/>
    <w:lvl w:ilvl="0">
      <w:start w:val="1"/>
      <w:numFmt w:val="decimal"/>
      <w:lvlText w:val="%1."/>
      <w:lvlJc w:val="left"/>
      <w:pPr>
        <w:ind w:left="0" w:firstLine="0"/>
      </w:pPr>
      <w:rPr>
        <w:rFonts w:ascii="Times New Roman" w:eastAsia="Times New Roman" w:hAnsi="Times New Roman" w:cs="Times New Roman"/>
        <w:b/>
        <w:bCs/>
        <w:color w:val="2F5496"/>
        <w:sz w:val="22"/>
        <w:szCs w:val="22"/>
      </w:rPr>
    </w:lvl>
    <w:lvl w:ilvl="1">
      <w:start w:val="1"/>
      <w:numFmt w:val="decimal"/>
      <w:lvlText w:val="%1.%2."/>
      <w:lvlJc w:val="left"/>
      <w:pPr>
        <w:ind w:left="0" w:firstLine="0"/>
      </w:pPr>
      <w:rPr>
        <w:rFonts w:ascii="Times New Roman" w:eastAsia="Times New Roman" w:hAnsi="Times New Roman" w:cs="Times New Roman"/>
        <w:b w:val="0"/>
        <w:bCs w:val="0"/>
        <w:color w:val="auto"/>
        <w:sz w:val="22"/>
        <w:szCs w:val="22"/>
      </w:rPr>
    </w:lvl>
    <w:lvl w:ilvl="2">
      <w:start w:val="1"/>
      <w:numFmt w:val="decimal"/>
      <w:lvlText w:val="%1.%2.%3."/>
      <w:lvlJc w:val="left"/>
      <w:pPr>
        <w:ind w:left="0" w:firstLine="0"/>
      </w:pPr>
      <w:rPr>
        <w:rFonts w:ascii="Times New Roman" w:eastAsia="Times New Roman" w:hAnsi="Times New Roman" w:cs="Times New Roman"/>
        <w:b w:val="0"/>
        <w:bCs w:val="0"/>
        <w:color w:val="auto"/>
        <w:sz w:val="22"/>
        <w:szCs w:val="22"/>
      </w:rPr>
    </w:lvl>
    <w:lvl w:ilvl="3">
      <w:start w:val="1"/>
      <w:numFmt w:val="decimal"/>
      <w:lvlText w:val="%1.%2.%3.%4."/>
      <w:lvlJc w:val="left"/>
      <w:pPr>
        <w:ind w:left="0" w:firstLine="0"/>
      </w:pPr>
      <w:rPr>
        <w:rFonts w:ascii="Times New Roman" w:eastAsia="Times New Roman" w:hAnsi="Times New Roman" w:cs="Times New Roman"/>
        <w:b w:val="0"/>
        <w:bCs w:val="0"/>
        <w:color w:val="2F5496"/>
        <w:sz w:val="22"/>
        <w:szCs w:val="22"/>
      </w:rPr>
    </w:lvl>
    <w:lvl w:ilvl="4">
      <w:start w:val="1"/>
      <w:numFmt w:val="decimal"/>
      <w:lvlText w:val="%1.%2.%3.%4.%5."/>
      <w:lvlJc w:val="left"/>
      <w:pPr>
        <w:ind w:left="0" w:firstLine="0"/>
      </w:pPr>
      <w:rPr>
        <w:rFonts w:ascii="Times New Roman" w:eastAsia="Times New Roman" w:hAnsi="Times New Roman" w:cs="Times New Roman"/>
        <w:b w:val="0"/>
        <w:bCs w:val="0"/>
        <w:color w:val="1F3763"/>
        <w:sz w:val="22"/>
        <w:szCs w:val="22"/>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multilevel"/>
    <w:tmpl w:val="0000000C"/>
    <w:lvl w:ilvl="0">
      <w:start w:val="1"/>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39"/>
      <w:numFmt w:val="decimal"/>
      <w:lvlText w:val="%1.%2.%3."/>
      <w:lvlJc w:val="left"/>
      <w:pPr>
        <w:ind w:left="0" w:firstLine="0"/>
      </w:pPr>
      <w:rPr>
        <w:rFonts w:ascii="Times New Roman" w:eastAsia="Times New Roman" w:hAnsi="Times New Roman" w:cs="Times New Roman"/>
        <w:b w:val="0"/>
        <w:bCs w:val="0"/>
        <w:color w:val="1F3763"/>
        <w:sz w:val="22"/>
        <w:szCs w:val="22"/>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multilevel"/>
    <w:tmpl w:val="0000000D"/>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3F501D1"/>
    <w:multiLevelType w:val="multilevel"/>
    <w:tmpl w:val="DEE221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74730F"/>
    <w:multiLevelType w:val="multilevel"/>
    <w:tmpl w:val="A37085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1265DF"/>
    <w:multiLevelType w:val="multilevel"/>
    <w:tmpl w:val="C9426F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2A0A66"/>
    <w:multiLevelType w:val="multilevel"/>
    <w:tmpl w:val="25267E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C314CA"/>
    <w:multiLevelType w:val="multilevel"/>
    <w:tmpl w:val="6DBC2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B71C74"/>
    <w:multiLevelType w:val="multilevel"/>
    <w:tmpl w:val="7960BA1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900B86"/>
    <w:multiLevelType w:val="multilevel"/>
    <w:tmpl w:val="95BA75D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EA270C"/>
    <w:multiLevelType w:val="multilevel"/>
    <w:tmpl w:val="81DEC6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CA36BB"/>
    <w:multiLevelType w:val="multilevel"/>
    <w:tmpl w:val="C3646F5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072ABE"/>
    <w:multiLevelType w:val="multilevel"/>
    <w:tmpl w:val="EE7CC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CF7476"/>
    <w:multiLevelType w:val="multilevel"/>
    <w:tmpl w:val="4DB0F2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672630"/>
    <w:multiLevelType w:val="multilevel"/>
    <w:tmpl w:val="8A1CC99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8A3864"/>
    <w:multiLevelType w:val="multilevel"/>
    <w:tmpl w:val="2BF009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C7313C"/>
    <w:multiLevelType w:val="multilevel"/>
    <w:tmpl w:val="26389A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292FC7"/>
    <w:multiLevelType w:val="multilevel"/>
    <w:tmpl w:val="5A98E6E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32468B"/>
    <w:multiLevelType w:val="multilevel"/>
    <w:tmpl w:val="FF7A7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755923"/>
    <w:multiLevelType w:val="multilevel"/>
    <w:tmpl w:val="AB8815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0E5663"/>
    <w:multiLevelType w:val="multilevel"/>
    <w:tmpl w:val="D69000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DD37A3"/>
    <w:multiLevelType w:val="multilevel"/>
    <w:tmpl w:val="44A84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4664D9"/>
    <w:multiLevelType w:val="multilevel"/>
    <w:tmpl w:val="2982D4D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B16A7D"/>
    <w:multiLevelType w:val="multilevel"/>
    <w:tmpl w:val="F392B9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6A00FF"/>
    <w:multiLevelType w:val="multilevel"/>
    <w:tmpl w:val="AAEA4B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DF7E56"/>
    <w:multiLevelType w:val="multilevel"/>
    <w:tmpl w:val="F36CF8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1E737F"/>
    <w:multiLevelType w:val="multilevel"/>
    <w:tmpl w:val="61B01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55039E"/>
    <w:multiLevelType w:val="multilevel"/>
    <w:tmpl w:val="E6083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485F97"/>
    <w:multiLevelType w:val="multilevel"/>
    <w:tmpl w:val="D450B2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6C6B55"/>
    <w:multiLevelType w:val="multilevel"/>
    <w:tmpl w:val="C07E27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D07204"/>
    <w:multiLevelType w:val="multilevel"/>
    <w:tmpl w:val="92B4A1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0D5C8D"/>
    <w:multiLevelType w:val="multilevel"/>
    <w:tmpl w:val="C9C65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676898"/>
    <w:multiLevelType w:val="multilevel"/>
    <w:tmpl w:val="CA2ED6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F205E2"/>
    <w:multiLevelType w:val="multilevel"/>
    <w:tmpl w:val="ABF4442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B533D5"/>
    <w:multiLevelType w:val="multilevel"/>
    <w:tmpl w:val="4262086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EF385A"/>
    <w:multiLevelType w:val="multilevel"/>
    <w:tmpl w:val="039A6DC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BE1C9F"/>
    <w:multiLevelType w:val="multilevel"/>
    <w:tmpl w:val="7D0CC8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4901C0"/>
    <w:multiLevelType w:val="multilevel"/>
    <w:tmpl w:val="8BD0508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8" w15:restartNumberingAfterBreak="0">
    <w:nsid w:val="384D2788"/>
    <w:multiLevelType w:val="multilevel"/>
    <w:tmpl w:val="97422B1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386B03"/>
    <w:multiLevelType w:val="multilevel"/>
    <w:tmpl w:val="4010254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6D5335"/>
    <w:multiLevelType w:val="multilevel"/>
    <w:tmpl w:val="DF86C93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8A128D"/>
    <w:multiLevelType w:val="multilevel"/>
    <w:tmpl w:val="A1BAD96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A6738A2"/>
    <w:multiLevelType w:val="multilevel"/>
    <w:tmpl w:val="D098CE7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21354A"/>
    <w:multiLevelType w:val="multilevel"/>
    <w:tmpl w:val="22E2BFAE"/>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3.%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43123D2F"/>
    <w:multiLevelType w:val="multilevel"/>
    <w:tmpl w:val="C95A36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373986"/>
    <w:multiLevelType w:val="multilevel"/>
    <w:tmpl w:val="EF8EAA62"/>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46F02208"/>
    <w:multiLevelType w:val="multilevel"/>
    <w:tmpl w:val="6DD875F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6D6ECE"/>
    <w:multiLevelType w:val="multilevel"/>
    <w:tmpl w:val="48101D7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15:restartNumberingAfterBreak="0">
    <w:nsid w:val="4AF73792"/>
    <w:multiLevelType w:val="multilevel"/>
    <w:tmpl w:val="1B90DE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4F492C"/>
    <w:multiLevelType w:val="multilevel"/>
    <w:tmpl w:val="A2B0B7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A460B8"/>
    <w:multiLevelType w:val="multilevel"/>
    <w:tmpl w:val="91A881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166E70"/>
    <w:multiLevelType w:val="multilevel"/>
    <w:tmpl w:val="0680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17004C"/>
    <w:multiLevelType w:val="multilevel"/>
    <w:tmpl w:val="D60078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3" w15:restartNumberingAfterBreak="0">
    <w:nsid w:val="4F5A7D28"/>
    <w:multiLevelType w:val="multilevel"/>
    <w:tmpl w:val="8D52E5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8A6C7A"/>
    <w:multiLevelType w:val="multilevel"/>
    <w:tmpl w:val="A9C0BE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A14529"/>
    <w:multiLevelType w:val="multilevel"/>
    <w:tmpl w:val="06A0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E177B1"/>
    <w:multiLevelType w:val="multilevel"/>
    <w:tmpl w:val="10CCBA8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9324DA"/>
    <w:multiLevelType w:val="multilevel"/>
    <w:tmpl w:val="DFDA73BE"/>
    <w:lvl w:ilvl="0">
      <w:start w:val="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8" w15:restartNumberingAfterBreak="0">
    <w:nsid w:val="5A1474E7"/>
    <w:multiLevelType w:val="multilevel"/>
    <w:tmpl w:val="15A0079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9" w15:restartNumberingAfterBreak="0">
    <w:nsid w:val="5D9974BC"/>
    <w:multiLevelType w:val="multilevel"/>
    <w:tmpl w:val="2B663D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82610C"/>
    <w:multiLevelType w:val="multilevel"/>
    <w:tmpl w:val="9E3AB86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2D3DFB"/>
    <w:multiLevelType w:val="multilevel"/>
    <w:tmpl w:val="14E863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E251E5"/>
    <w:multiLevelType w:val="multilevel"/>
    <w:tmpl w:val="FD9CE15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416D3E"/>
    <w:multiLevelType w:val="multilevel"/>
    <w:tmpl w:val="469C58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7BB31AD"/>
    <w:multiLevelType w:val="multilevel"/>
    <w:tmpl w:val="DAACA26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1F4AE3"/>
    <w:multiLevelType w:val="multilevel"/>
    <w:tmpl w:val="5D4CC7E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6B69C7"/>
    <w:multiLevelType w:val="multilevel"/>
    <w:tmpl w:val="CB204580"/>
    <w:lvl w:ilvl="0">
      <w:start w:val="1"/>
      <w:numFmt w:val="decimal"/>
      <w:lvlText w:val="3.%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7" w15:restartNumberingAfterBreak="0">
    <w:nsid w:val="698972C2"/>
    <w:multiLevelType w:val="multilevel"/>
    <w:tmpl w:val="A1D052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F70441"/>
    <w:multiLevelType w:val="multilevel"/>
    <w:tmpl w:val="E49E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BF530C"/>
    <w:multiLevelType w:val="multilevel"/>
    <w:tmpl w:val="92B4A1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A95B1F"/>
    <w:multiLevelType w:val="multilevel"/>
    <w:tmpl w:val="DD161DF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D84D23"/>
    <w:multiLevelType w:val="multilevel"/>
    <w:tmpl w:val="8F509C14"/>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2A00D2"/>
    <w:multiLevelType w:val="multilevel"/>
    <w:tmpl w:val="621401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665E0A"/>
    <w:multiLevelType w:val="multilevel"/>
    <w:tmpl w:val="F296F65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A313B5"/>
    <w:multiLevelType w:val="multilevel"/>
    <w:tmpl w:val="785CDC2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5" w15:restartNumberingAfterBreak="0">
    <w:nsid w:val="6FCC3CF7"/>
    <w:multiLevelType w:val="multilevel"/>
    <w:tmpl w:val="379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280D59"/>
    <w:multiLevelType w:val="multilevel"/>
    <w:tmpl w:val="7180B6A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0F95477"/>
    <w:multiLevelType w:val="multilevel"/>
    <w:tmpl w:val="352E976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8959D5"/>
    <w:multiLevelType w:val="multilevel"/>
    <w:tmpl w:val="1B922AA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0E3B0D"/>
    <w:multiLevelType w:val="multilevel"/>
    <w:tmpl w:val="405EB54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816750"/>
    <w:multiLevelType w:val="multilevel"/>
    <w:tmpl w:val="89BC79B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44673DB"/>
    <w:multiLevelType w:val="multilevel"/>
    <w:tmpl w:val="EEACDA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13382B"/>
    <w:multiLevelType w:val="multilevel"/>
    <w:tmpl w:val="27C2987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3" w15:restartNumberingAfterBreak="0">
    <w:nsid w:val="753C40D3"/>
    <w:multiLevelType w:val="multilevel"/>
    <w:tmpl w:val="4E462372"/>
    <w:lvl w:ilvl="0">
      <w:start w:val="44"/>
      <w:numFmt w:val="decimal"/>
      <w:lvlText w:val="%1"/>
      <w:lvlJc w:val="left"/>
      <w:pPr>
        <w:ind w:left="420" w:hanging="420"/>
      </w:pPr>
      <w:rPr>
        <w:rFonts w:hint="default"/>
      </w:rPr>
    </w:lvl>
    <w:lvl w:ilvl="1">
      <w:start w:val="6"/>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4" w15:restartNumberingAfterBreak="0">
    <w:nsid w:val="77530194"/>
    <w:multiLevelType w:val="multilevel"/>
    <w:tmpl w:val="5CC08C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BB60F2"/>
    <w:multiLevelType w:val="multilevel"/>
    <w:tmpl w:val="F586DAE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44228F"/>
    <w:multiLevelType w:val="multilevel"/>
    <w:tmpl w:val="11BA4D9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CE07CD9"/>
    <w:multiLevelType w:val="multilevel"/>
    <w:tmpl w:val="A87E5A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1F6739"/>
    <w:multiLevelType w:val="multilevel"/>
    <w:tmpl w:val="7D44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F54014"/>
    <w:multiLevelType w:val="multilevel"/>
    <w:tmpl w:val="EF3EE33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826238"/>
    <w:multiLevelType w:val="multilevel"/>
    <w:tmpl w:val="9A12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230132">
    <w:abstractNumId w:val="0"/>
  </w:num>
  <w:num w:numId="2" w16cid:durableId="80033956">
    <w:abstractNumId w:val="1"/>
  </w:num>
  <w:num w:numId="3" w16cid:durableId="1392843830">
    <w:abstractNumId w:val="2"/>
  </w:num>
  <w:num w:numId="4" w16cid:durableId="696934274">
    <w:abstractNumId w:val="3"/>
  </w:num>
  <w:num w:numId="5" w16cid:durableId="2027511675">
    <w:abstractNumId w:val="4"/>
  </w:num>
  <w:num w:numId="6" w16cid:durableId="1162240740">
    <w:abstractNumId w:val="5"/>
  </w:num>
  <w:num w:numId="7" w16cid:durableId="648438791">
    <w:abstractNumId w:val="6"/>
  </w:num>
  <w:num w:numId="8" w16cid:durableId="258606329">
    <w:abstractNumId w:val="7"/>
  </w:num>
  <w:num w:numId="9" w16cid:durableId="1970474218">
    <w:abstractNumId w:val="8"/>
  </w:num>
  <w:num w:numId="10" w16cid:durableId="335041499">
    <w:abstractNumId w:val="9"/>
  </w:num>
  <w:num w:numId="11" w16cid:durableId="2137214321">
    <w:abstractNumId w:val="10"/>
  </w:num>
  <w:num w:numId="12" w16cid:durableId="1578200330">
    <w:abstractNumId w:val="11"/>
  </w:num>
  <w:num w:numId="13" w16cid:durableId="1971932782">
    <w:abstractNumId w:val="12"/>
  </w:num>
  <w:num w:numId="14" w16cid:durableId="1978563883">
    <w:abstractNumId w:val="65"/>
  </w:num>
  <w:num w:numId="15" w16cid:durableId="28261687">
    <w:abstractNumId w:val="61"/>
  </w:num>
  <w:num w:numId="16" w16cid:durableId="1733650534">
    <w:abstractNumId w:val="17"/>
  </w:num>
  <w:num w:numId="17" w16cid:durableId="732584746">
    <w:abstractNumId w:val="16"/>
  </w:num>
  <w:num w:numId="18" w16cid:durableId="1573001640">
    <w:abstractNumId w:val="42"/>
  </w:num>
  <w:num w:numId="19" w16cid:durableId="879588844">
    <w:abstractNumId w:val="100"/>
  </w:num>
  <w:num w:numId="20" w16cid:durableId="1991976263">
    <w:abstractNumId w:val="28"/>
  </w:num>
  <w:num w:numId="21" w16cid:durableId="1330717159">
    <w:abstractNumId w:val="15"/>
  </w:num>
  <w:num w:numId="22" w16cid:durableId="847519413">
    <w:abstractNumId w:val="46"/>
  </w:num>
  <w:num w:numId="23" w16cid:durableId="892813651">
    <w:abstractNumId w:val="76"/>
  </w:num>
  <w:num w:numId="24" w16cid:durableId="107744433">
    <w:abstractNumId w:val="81"/>
  </w:num>
  <w:num w:numId="25" w16cid:durableId="1602295310">
    <w:abstractNumId w:val="73"/>
  </w:num>
  <w:num w:numId="26" w16cid:durableId="662512942">
    <w:abstractNumId w:val="41"/>
  </w:num>
  <w:num w:numId="27" w16cid:durableId="1900285434">
    <w:abstractNumId w:val="55"/>
  </w:num>
  <w:num w:numId="28" w16cid:durableId="1304237961">
    <w:abstractNumId w:val="67"/>
  </w:num>
  <w:num w:numId="29" w16cid:durableId="1766726601">
    <w:abstractNumId w:val="33"/>
  </w:num>
  <w:num w:numId="30" w16cid:durableId="754978557">
    <w:abstractNumId w:val="40"/>
  </w:num>
  <w:num w:numId="31" w16cid:durableId="636643015">
    <w:abstractNumId w:val="71"/>
  </w:num>
  <w:num w:numId="32" w16cid:durableId="585116040">
    <w:abstractNumId w:val="91"/>
  </w:num>
  <w:num w:numId="33" w16cid:durableId="992871959">
    <w:abstractNumId w:val="14"/>
  </w:num>
  <w:num w:numId="34" w16cid:durableId="694229757">
    <w:abstractNumId w:val="20"/>
  </w:num>
  <w:num w:numId="35" w16cid:durableId="573199148">
    <w:abstractNumId w:val="97"/>
  </w:num>
  <w:num w:numId="36" w16cid:durableId="443963859">
    <w:abstractNumId w:val="18"/>
  </w:num>
  <w:num w:numId="37" w16cid:durableId="46422354">
    <w:abstractNumId w:val="58"/>
  </w:num>
  <w:num w:numId="38" w16cid:durableId="958029837">
    <w:abstractNumId w:val="77"/>
  </w:num>
  <w:num w:numId="39" w16cid:durableId="853425725">
    <w:abstractNumId w:val="21"/>
  </w:num>
  <w:num w:numId="40" w16cid:durableId="1315718506">
    <w:abstractNumId w:val="56"/>
  </w:num>
  <w:num w:numId="41" w16cid:durableId="2086873056">
    <w:abstractNumId w:val="39"/>
  </w:num>
  <w:num w:numId="42" w16cid:durableId="509150714">
    <w:abstractNumId w:val="72"/>
  </w:num>
  <w:num w:numId="43" w16cid:durableId="1516578228">
    <w:abstractNumId w:val="44"/>
  </w:num>
  <w:num w:numId="44" w16cid:durableId="359014735">
    <w:abstractNumId w:val="90"/>
  </w:num>
  <w:num w:numId="45" w16cid:durableId="1140684520">
    <w:abstractNumId w:val="95"/>
  </w:num>
  <w:num w:numId="46" w16cid:durableId="242955315">
    <w:abstractNumId w:val="47"/>
  </w:num>
  <w:num w:numId="47" w16cid:durableId="588737409">
    <w:abstractNumId w:val="22"/>
  </w:num>
  <w:num w:numId="48" w16cid:durableId="374085698">
    <w:abstractNumId w:val="69"/>
  </w:num>
  <w:num w:numId="49" w16cid:durableId="424501304">
    <w:abstractNumId w:val="98"/>
  </w:num>
  <w:num w:numId="50" w16cid:durableId="634683221">
    <w:abstractNumId w:val="36"/>
  </w:num>
  <w:num w:numId="51" w16cid:durableId="522211409">
    <w:abstractNumId w:val="89"/>
  </w:num>
  <w:num w:numId="52" w16cid:durableId="1785417295">
    <w:abstractNumId w:val="87"/>
  </w:num>
  <w:num w:numId="53" w16cid:durableId="1411345580">
    <w:abstractNumId w:val="99"/>
  </w:num>
  <w:num w:numId="54" w16cid:durableId="142551534">
    <w:abstractNumId w:val="43"/>
  </w:num>
  <w:num w:numId="55" w16cid:durableId="111170425">
    <w:abstractNumId w:val="24"/>
  </w:num>
  <w:num w:numId="56" w16cid:durableId="1917401836">
    <w:abstractNumId w:val="19"/>
  </w:num>
  <w:num w:numId="57" w16cid:durableId="1968466679">
    <w:abstractNumId w:val="66"/>
  </w:num>
  <w:num w:numId="58" w16cid:durableId="901257749">
    <w:abstractNumId w:val="48"/>
  </w:num>
  <w:num w:numId="59" w16cid:durableId="653215825">
    <w:abstractNumId w:val="38"/>
  </w:num>
  <w:num w:numId="60" w16cid:durableId="2042048024">
    <w:abstractNumId w:val="78"/>
  </w:num>
  <w:num w:numId="61" w16cid:durableId="1309701781">
    <w:abstractNumId w:val="31"/>
  </w:num>
  <w:num w:numId="62" w16cid:durableId="952631499">
    <w:abstractNumId w:val="54"/>
  </w:num>
  <w:num w:numId="63" w16cid:durableId="1206986777">
    <w:abstractNumId w:val="60"/>
  </w:num>
  <w:num w:numId="64" w16cid:durableId="680662049">
    <w:abstractNumId w:val="23"/>
  </w:num>
  <w:num w:numId="65" w16cid:durableId="1816070749">
    <w:abstractNumId w:val="79"/>
  </w:num>
  <w:num w:numId="66" w16cid:durableId="761297242">
    <w:abstractNumId w:val="94"/>
  </w:num>
  <w:num w:numId="67" w16cid:durableId="2146656603">
    <w:abstractNumId w:val="30"/>
  </w:num>
  <w:num w:numId="68" w16cid:durableId="553351269">
    <w:abstractNumId w:val="34"/>
  </w:num>
  <w:num w:numId="69" w16cid:durableId="1199398049">
    <w:abstractNumId w:val="26"/>
  </w:num>
  <w:num w:numId="70" w16cid:durableId="997459198">
    <w:abstractNumId w:val="63"/>
  </w:num>
  <w:num w:numId="71" w16cid:durableId="566962898">
    <w:abstractNumId w:val="70"/>
  </w:num>
  <w:num w:numId="72" w16cid:durableId="23484088">
    <w:abstractNumId w:val="13"/>
  </w:num>
  <w:num w:numId="73" w16cid:durableId="719935600">
    <w:abstractNumId w:val="80"/>
  </w:num>
  <w:num w:numId="74" w16cid:durableId="374160976">
    <w:abstractNumId w:val="88"/>
  </w:num>
  <w:num w:numId="75" w16cid:durableId="267666646">
    <w:abstractNumId w:val="59"/>
  </w:num>
  <w:num w:numId="76" w16cid:durableId="1057628851">
    <w:abstractNumId w:val="83"/>
  </w:num>
  <w:num w:numId="77" w16cid:durableId="1468429317">
    <w:abstractNumId w:val="32"/>
  </w:num>
  <w:num w:numId="78" w16cid:durableId="905647065">
    <w:abstractNumId w:val="25"/>
  </w:num>
  <w:num w:numId="79" w16cid:durableId="342325929">
    <w:abstractNumId w:val="86"/>
  </w:num>
  <w:num w:numId="80" w16cid:durableId="192427331">
    <w:abstractNumId w:val="27"/>
  </w:num>
  <w:num w:numId="81" w16cid:durableId="1913078987">
    <w:abstractNumId w:val="50"/>
  </w:num>
  <w:num w:numId="82" w16cid:durableId="381709029">
    <w:abstractNumId w:val="74"/>
  </w:num>
  <w:num w:numId="83" w16cid:durableId="1290239040">
    <w:abstractNumId w:val="45"/>
  </w:num>
  <w:num w:numId="84" w16cid:durableId="628241831">
    <w:abstractNumId w:val="52"/>
  </w:num>
  <w:num w:numId="85" w16cid:durableId="2038850183">
    <w:abstractNumId w:val="96"/>
  </w:num>
  <w:num w:numId="86" w16cid:durableId="702023850">
    <w:abstractNumId w:val="75"/>
  </w:num>
  <w:num w:numId="87" w16cid:durableId="1261451623">
    <w:abstractNumId w:val="49"/>
  </w:num>
  <w:num w:numId="88" w16cid:durableId="1760564935">
    <w:abstractNumId w:val="82"/>
  </w:num>
  <w:num w:numId="89" w16cid:durableId="836774289">
    <w:abstractNumId w:val="85"/>
  </w:num>
  <w:num w:numId="90" w16cid:durableId="479343978">
    <w:abstractNumId w:val="37"/>
  </w:num>
  <w:num w:numId="91" w16cid:durableId="1079130948">
    <w:abstractNumId w:val="64"/>
  </w:num>
  <w:num w:numId="92" w16cid:durableId="1749771452">
    <w:abstractNumId w:val="29"/>
  </w:num>
  <w:num w:numId="93" w16cid:durableId="29498543">
    <w:abstractNumId w:val="35"/>
  </w:num>
  <w:num w:numId="94" w16cid:durableId="1553039305">
    <w:abstractNumId w:val="92"/>
  </w:num>
  <w:num w:numId="95" w16cid:durableId="1978100678">
    <w:abstractNumId w:val="84"/>
  </w:num>
  <w:num w:numId="96" w16cid:durableId="175004276">
    <w:abstractNumId w:val="62"/>
  </w:num>
  <w:num w:numId="97" w16cid:durableId="1143424944">
    <w:abstractNumId w:val="53"/>
  </w:num>
  <w:num w:numId="98" w16cid:durableId="890386453">
    <w:abstractNumId w:val="57"/>
  </w:num>
  <w:num w:numId="99" w16cid:durableId="125856734">
    <w:abstractNumId w:val="51"/>
  </w:num>
  <w:num w:numId="100" w16cid:durableId="168065947">
    <w:abstractNumId w:val="93"/>
  </w:num>
  <w:num w:numId="101" w16cid:durableId="916136904">
    <w:abstractNumId w:val="68"/>
  </w:num>
  <w:numIdMacAtCleanup w:val="9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sego Leboho">
    <w15:presenceInfo w15:providerId="AD" w15:userId="S::Lesego.Leboho@barloworld-equipment.com::6c774178-e96b-4767-9e05-05f2dfd232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ocumentProtection w:edit="trackedChanges" w:enforcement="1" w:cryptProviderType="rsaAES" w:cryptAlgorithmClass="hash" w:cryptAlgorithmType="typeAny" w:cryptAlgorithmSid="14" w:cryptSpinCount="100000" w:hash="RHdlksHup3cssey/MefdM/ItVQ5LcGJq2qarMbEs8XPVImP61X85q8nSiaJtV7YqQ/xIoAH4QXuqS47L/wx4pQ==" w:salt="nDQTiAbdb1vSI42xR9iSdQ=="/>
  <w:defaultTabStop w:val="720"/>
  <w:noPunctuationKerning/>
  <w:characterSpacingControl w:val="doNotCompres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B05"/>
    <w:rsid w:val="00061B8D"/>
    <w:rsid w:val="000645AC"/>
    <w:rsid w:val="00066E98"/>
    <w:rsid w:val="000851AB"/>
    <w:rsid w:val="000A1AC2"/>
    <w:rsid w:val="000A6257"/>
    <w:rsid w:val="000D2BB6"/>
    <w:rsid w:val="000E5A5F"/>
    <w:rsid w:val="00115E62"/>
    <w:rsid w:val="0012636A"/>
    <w:rsid w:val="001410E1"/>
    <w:rsid w:val="001562C8"/>
    <w:rsid w:val="0015707F"/>
    <w:rsid w:val="00171901"/>
    <w:rsid w:val="001970C7"/>
    <w:rsid w:val="001B5475"/>
    <w:rsid w:val="001B7792"/>
    <w:rsid w:val="001E6AA9"/>
    <w:rsid w:val="001F2DCA"/>
    <w:rsid w:val="00234E32"/>
    <w:rsid w:val="00235AA2"/>
    <w:rsid w:val="002376F4"/>
    <w:rsid w:val="00244DB5"/>
    <w:rsid w:val="00246149"/>
    <w:rsid w:val="00252CC5"/>
    <w:rsid w:val="00260BD3"/>
    <w:rsid w:val="00266FBB"/>
    <w:rsid w:val="00270932"/>
    <w:rsid w:val="002756D2"/>
    <w:rsid w:val="002762C2"/>
    <w:rsid w:val="00280A1E"/>
    <w:rsid w:val="00281257"/>
    <w:rsid w:val="002A6F2F"/>
    <w:rsid w:val="002B53F8"/>
    <w:rsid w:val="002E13C8"/>
    <w:rsid w:val="002F4E9E"/>
    <w:rsid w:val="00307FB2"/>
    <w:rsid w:val="00310F7B"/>
    <w:rsid w:val="003246B0"/>
    <w:rsid w:val="00336AE7"/>
    <w:rsid w:val="00337BE3"/>
    <w:rsid w:val="00354B67"/>
    <w:rsid w:val="00360A76"/>
    <w:rsid w:val="0036396B"/>
    <w:rsid w:val="003644C5"/>
    <w:rsid w:val="00364EA1"/>
    <w:rsid w:val="0036703E"/>
    <w:rsid w:val="00376529"/>
    <w:rsid w:val="003A2E2D"/>
    <w:rsid w:val="003C1694"/>
    <w:rsid w:val="003C673E"/>
    <w:rsid w:val="003E4CF3"/>
    <w:rsid w:val="003E7170"/>
    <w:rsid w:val="004266B6"/>
    <w:rsid w:val="00453395"/>
    <w:rsid w:val="00464969"/>
    <w:rsid w:val="004A78AC"/>
    <w:rsid w:val="004B2428"/>
    <w:rsid w:val="004B5B60"/>
    <w:rsid w:val="004C0D67"/>
    <w:rsid w:val="004C4A92"/>
    <w:rsid w:val="004E2873"/>
    <w:rsid w:val="004E2A31"/>
    <w:rsid w:val="004F043B"/>
    <w:rsid w:val="0050328C"/>
    <w:rsid w:val="00531EEC"/>
    <w:rsid w:val="00534383"/>
    <w:rsid w:val="00537268"/>
    <w:rsid w:val="00543F19"/>
    <w:rsid w:val="00544E73"/>
    <w:rsid w:val="00573998"/>
    <w:rsid w:val="005A13F0"/>
    <w:rsid w:val="005B16AD"/>
    <w:rsid w:val="005C4E40"/>
    <w:rsid w:val="005D573B"/>
    <w:rsid w:val="006073FA"/>
    <w:rsid w:val="0061097B"/>
    <w:rsid w:val="00613E0A"/>
    <w:rsid w:val="00627A0E"/>
    <w:rsid w:val="0064053A"/>
    <w:rsid w:val="00662C6D"/>
    <w:rsid w:val="00695F2B"/>
    <w:rsid w:val="006B1912"/>
    <w:rsid w:val="006D04E6"/>
    <w:rsid w:val="006E38ED"/>
    <w:rsid w:val="006F5549"/>
    <w:rsid w:val="00706EBF"/>
    <w:rsid w:val="00742EA4"/>
    <w:rsid w:val="00763BA5"/>
    <w:rsid w:val="00772F5C"/>
    <w:rsid w:val="00773B4E"/>
    <w:rsid w:val="0077751A"/>
    <w:rsid w:val="0078437A"/>
    <w:rsid w:val="0078747A"/>
    <w:rsid w:val="00790549"/>
    <w:rsid w:val="007A62FA"/>
    <w:rsid w:val="007A63E9"/>
    <w:rsid w:val="007B79E4"/>
    <w:rsid w:val="007C19F2"/>
    <w:rsid w:val="007C737B"/>
    <w:rsid w:val="007D6033"/>
    <w:rsid w:val="00806848"/>
    <w:rsid w:val="00850FAD"/>
    <w:rsid w:val="00853B67"/>
    <w:rsid w:val="00872BBE"/>
    <w:rsid w:val="0087368C"/>
    <w:rsid w:val="00893B05"/>
    <w:rsid w:val="00895541"/>
    <w:rsid w:val="00895B9C"/>
    <w:rsid w:val="008A5473"/>
    <w:rsid w:val="008A6557"/>
    <w:rsid w:val="008E0D0C"/>
    <w:rsid w:val="0091683E"/>
    <w:rsid w:val="009254C0"/>
    <w:rsid w:val="00936279"/>
    <w:rsid w:val="009A15D9"/>
    <w:rsid w:val="009C0752"/>
    <w:rsid w:val="009E039E"/>
    <w:rsid w:val="00A011D6"/>
    <w:rsid w:val="00A024D9"/>
    <w:rsid w:val="00A479EC"/>
    <w:rsid w:val="00A53C31"/>
    <w:rsid w:val="00A6722F"/>
    <w:rsid w:val="00AA02CA"/>
    <w:rsid w:val="00AD05BF"/>
    <w:rsid w:val="00AD6441"/>
    <w:rsid w:val="00AE1DB9"/>
    <w:rsid w:val="00AE2B32"/>
    <w:rsid w:val="00AE76D9"/>
    <w:rsid w:val="00B026A7"/>
    <w:rsid w:val="00B02D01"/>
    <w:rsid w:val="00B04E78"/>
    <w:rsid w:val="00B33E33"/>
    <w:rsid w:val="00B3538B"/>
    <w:rsid w:val="00B72B79"/>
    <w:rsid w:val="00B90279"/>
    <w:rsid w:val="00BB22FD"/>
    <w:rsid w:val="00BB2E54"/>
    <w:rsid w:val="00BB5184"/>
    <w:rsid w:val="00BB7EA9"/>
    <w:rsid w:val="00BE16CB"/>
    <w:rsid w:val="00BF1DFE"/>
    <w:rsid w:val="00C26E40"/>
    <w:rsid w:val="00C33C2A"/>
    <w:rsid w:val="00CA0203"/>
    <w:rsid w:val="00CE3060"/>
    <w:rsid w:val="00CF0676"/>
    <w:rsid w:val="00D4039B"/>
    <w:rsid w:val="00D4674D"/>
    <w:rsid w:val="00D64522"/>
    <w:rsid w:val="00D70F52"/>
    <w:rsid w:val="00D83DC5"/>
    <w:rsid w:val="00D95191"/>
    <w:rsid w:val="00DA03F8"/>
    <w:rsid w:val="00DB2B15"/>
    <w:rsid w:val="00DC2546"/>
    <w:rsid w:val="00DC3C9D"/>
    <w:rsid w:val="00DF7778"/>
    <w:rsid w:val="00E0093E"/>
    <w:rsid w:val="00E24DC9"/>
    <w:rsid w:val="00E264D2"/>
    <w:rsid w:val="00E54FC8"/>
    <w:rsid w:val="00E661F0"/>
    <w:rsid w:val="00E72774"/>
    <w:rsid w:val="00E97F6E"/>
    <w:rsid w:val="00EA5706"/>
    <w:rsid w:val="00EB4D14"/>
    <w:rsid w:val="00EC0F35"/>
    <w:rsid w:val="00EC1AD1"/>
    <w:rsid w:val="00EC34D5"/>
    <w:rsid w:val="00EC5AD8"/>
    <w:rsid w:val="00ED44D8"/>
    <w:rsid w:val="00ED4A3D"/>
    <w:rsid w:val="00ED566E"/>
    <w:rsid w:val="00F042DF"/>
    <w:rsid w:val="00F065EC"/>
    <w:rsid w:val="00F14863"/>
    <w:rsid w:val="00F226F6"/>
    <w:rsid w:val="00F22E88"/>
    <w:rsid w:val="00F2305F"/>
    <w:rsid w:val="00F42222"/>
    <w:rsid w:val="00F50F9C"/>
    <w:rsid w:val="00F731AF"/>
    <w:rsid w:val="00F918AE"/>
    <w:rsid w:val="00FB2E10"/>
    <w:rsid w:val="00FB3317"/>
    <w:rsid w:val="00FC752B"/>
    <w:rsid w:val="00FD261D"/>
    <w:rsid w:val="00FE1EE9"/>
    <w:rsid w:val="00FE5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38C3"/>
  <w15:docId w15:val="{B6523A81-EF63-4BBB-801B-03029F47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jc w:val="both"/>
    </w:pPr>
    <w:rPr>
      <w:rFonts w:ascii="Arial" w:eastAsia="Arial" w:hAnsi="Arial" w:cs="Arial"/>
    </w:rPr>
  </w:style>
  <w:style w:type="paragraph" w:styleId="Heading1">
    <w:name w:val="heading 1"/>
    <w:basedOn w:val="Normal"/>
    <w:next w:val="Normal"/>
    <w:link w:val="Heading1Char"/>
    <w:uiPriority w:val="9"/>
    <w:qFormat/>
    <w:rsid w:val="00506D7A"/>
    <w:pPr>
      <w:keepNext/>
      <w:keepLines/>
      <w:spacing w:before="240"/>
      <w:outlineLvl w:val="0"/>
    </w:pPr>
    <w:rPr>
      <w:rFonts w:ascii="Times New Roman" w:eastAsia="Times New Roman" w:hAnsi="Times New Roman" w:cs="Times New Roman"/>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rFonts w:ascii="Times New Roman" w:eastAsia="Times New Roman" w:hAnsi="Times New Roman" w:cs="Times New Roman"/>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rFonts w:ascii="Times New Roman" w:eastAsia="Times New Roman" w:hAnsi="Times New Roman" w:cs="Times New Roman"/>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rFonts w:ascii="Times New Roman" w:eastAsia="Times New Roman" w:hAnsi="Times New Roman" w:cs="Times New Roman"/>
      <w:b/>
      <w:bCs/>
      <w:iCs/>
      <w:color w:val="2F5496"/>
      <w:sz w:val="24"/>
      <w:szCs w:val="24"/>
    </w:rPr>
  </w:style>
  <w:style w:type="paragraph" w:styleId="Heading5">
    <w:name w:val="heading 5"/>
    <w:basedOn w:val="Normal"/>
    <w:next w:val="Normal"/>
    <w:link w:val="Heading5Char"/>
    <w:uiPriority w:val="9"/>
    <w:qFormat/>
    <w:rsid w:val="00506D7A"/>
    <w:pPr>
      <w:keepNext/>
      <w:keepLines/>
      <w:spacing w:before="40"/>
      <w:outlineLvl w:val="4"/>
    </w:pPr>
    <w:rPr>
      <w:rFonts w:ascii="Times New Roman" w:eastAsia="Times New Roman" w:hAnsi="Times New Roman" w:cs="Times New Roman"/>
      <w:b/>
      <w:bCs/>
      <w:color w:val="2F5496"/>
    </w:rPr>
  </w:style>
  <w:style w:type="paragraph" w:styleId="Heading6">
    <w:name w:val="heading 6"/>
    <w:basedOn w:val="Normal"/>
    <w:next w:val="Normal"/>
    <w:link w:val="Heading6Char"/>
    <w:uiPriority w:val="9"/>
    <w:qFormat/>
    <w:rsid w:val="00506D7A"/>
    <w:pPr>
      <w:keepNext/>
      <w:keepLines/>
      <w:spacing w:before="40"/>
      <w:outlineLvl w:val="5"/>
    </w:pPr>
    <w:rPr>
      <w:rFonts w:ascii="Times New Roman" w:eastAsia="Times New Roman" w:hAnsi="Times New Roman" w:cs="Times New Roman"/>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CommentReference">
    <w:name w:val="annotation reference"/>
    <w:basedOn w:val="DefaultParagraphFont"/>
    <w:uiPriority w:val="99"/>
    <w:rsid w:val="000F3DF7"/>
    <w:rPr>
      <w:sz w:val="16"/>
      <w:szCs w:val="16"/>
    </w:rPr>
  </w:style>
  <w:style w:type="character" w:customStyle="1" w:styleId="PlaceholderText1">
    <w:name w:val="Placeholder Text1"/>
    <w:basedOn w:val="DefaultParagraphFont"/>
    <w:uiPriority w:val="99"/>
    <w:semiHidden/>
    <w:rPr>
      <w:color w:val="808080"/>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Arial" w:eastAsia="Arial" w:hAnsi="Arial" w:cs="Arial"/>
    </w:rPr>
  </w:style>
  <w:style w:type="paragraph" w:styleId="Footer">
    <w:name w:val="footer"/>
    <w:basedOn w:val="Normal"/>
    <w:link w:val="FooterChar"/>
    <w:uiPriority w:val="99"/>
    <w:unhideWhenUsed/>
    <w:rsid w:val="00A6722F"/>
    <w:pPr>
      <w:tabs>
        <w:tab w:val="center" w:pos="4680"/>
        <w:tab w:val="right" w:pos="9360"/>
      </w:tabs>
    </w:pPr>
  </w:style>
  <w:style w:type="character" w:customStyle="1" w:styleId="FooterChar">
    <w:name w:val="Footer Char"/>
    <w:basedOn w:val="DefaultParagraphFont"/>
    <w:link w:val="Footer"/>
    <w:uiPriority w:val="99"/>
    <w:rsid w:val="00A6722F"/>
    <w:rPr>
      <w:rFonts w:ascii="Arial" w:eastAsia="Arial" w:hAnsi="Arial" w:cs="Arial"/>
    </w:rPr>
  </w:style>
  <w:style w:type="paragraph" w:styleId="Header">
    <w:name w:val="header"/>
    <w:basedOn w:val="Normal"/>
    <w:link w:val="HeaderChar"/>
    <w:uiPriority w:val="99"/>
    <w:unhideWhenUsed/>
    <w:rsid w:val="00F065EC"/>
    <w:pPr>
      <w:tabs>
        <w:tab w:val="center" w:pos="4680"/>
        <w:tab w:val="right" w:pos="9360"/>
      </w:tabs>
    </w:pPr>
  </w:style>
  <w:style w:type="character" w:customStyle="1" w:styleId="HeaderChar">
    <w:name w:val="Header Char"/>
    <w:basedOn w:val="DefaultParagraphFont"/>
    <w:link w:val="Header"/>
    <w:uiPriority w:val="99"/>
    <w:rsid w:val="00F065EC"/>
    <w:rPr>
      <w:rFonts w:ascii="Arial" w:eastAsia="Arial" w:hAnsi="Arial" w:cs="Arial"/>
    </w:rPr>
  </w:style>
  <w:style w:type="paragraph" w:styleId="Revision">
    <w:name w:val="Revision"/>
    <w:hidden/>
    <w:uiPriority w:val="99"/>
    <w:semiHidden/>
    <w:rsid w:val="00F065EC"/>
    <w:rPr>
      <w:rFonts w:ascii="Arial" w:eastAsia="Arial" w:hAnsi="Arial" w:cs="Arial"/>
    </w:rPr>
  </w:style>
  <w:style w:type="paragraph" w:styleId="CommentSubject">
    <w:name w:val="annotation subject"/>
    <w:basedOn w:val="CommentText"/>
    <w:next w:val="CommentText"/>
    <w:link w:val="CommentSubjectChar"/>
    <w:uiPriority w:val="99"/>
    <w:semiHidden/>
    <w:unhideWhenUsed/>
    <w:rsid w:val="00AD6441"/>
    <w:rPr>
      <w:b/>
      <w:bCs/>
    </w:rPr>
  </w:style>
  <w:style w:type="character" w:customStyle="1" w:styleId="CommentSubjectChar">
    <w:name w:val="Comment Subject Char"/>
    <w:basedOn w:val="CommentTextChar"/>
    <w:link w:val="CommentSubject"/>
    <w:uiPriority w:val="99"/>
    <w:semiHidden/>
    <w:rsid w:val="00AD6441"/>
    <w:rPr>
      <w:rFonts w:ascii="Arial" w:eastAsia="Arial" w:hAnsi="Arial" w:cs="Arial"/>
      <w:b/>
      <w:bCs/>
    </w:rPr>
  </w:style>
  <w:style w:type="paragraph" w:styleId="BalloonText">
    <w:name w:val="Balloon Text"/>
    <w:basedOn w:val="Normal"/>
    <w:link w:val="BalloonTextChar"/>
    <w:uiPriority w:val="99"/>
    <w:semiHidden/>
    <w:unhideWhenUsed/>
    <w:rsid w:val="006D04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4E6"/>
    <w:rPr>
      <w:rFonts w:ascii="Segoe UI" w:eastAsia="Arial" w:hAnsi="Segoe UI" w:cs="Segoe UI"/>
      <w:sz w:val="18"/>
      <w:szCs w:val="18"/>
    </w:rPr>
  </w:style>
  <w:style w:type="character" w:styleId="Hyperlink">
    <w:name w:val="Hyperlink"/>
    <w:basedOn w:val="DefaultParagraphFont"/>
    <w:uiPriority w:val="99"/>
    <w:unhideWhenUsed/>
    <w:rsid w:val="006D04E6"/>
    <w:rPr>
      <w:color w:val="0000FF" w:themeColor="hyperlink"/>
      <w:u w:val="single"/>
    </w:rPr>
  </w:style>
  <w:style w:type="paragraph" w:styleId="ListParagraph">
    <w:name w:val="List Paragraph"/>
    <w:basedOn w:val="Normal"/>
    <w:uiPriority w:val="34"/>
    <w:qFormat/>
    <w:rsid w:val="002756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5988">
      <w:bodyDiv w:val="1"/>
      <w:marLeft w:val="0"/>
      <w:marRight w:val="0"/>
      <w:marTop w:val="0"/>
      <w:marBottom w:val="0"/>
      <w:divBdr>
        <w:top w:val="none" w:sz="0" w:space="0" w:color="auto"/>
        <w:left w:val="none" w:sz="0" w:space="0" w:color="auto"/>
        <w:bottom w:val="none" w:sz="0" w:space="0" w:color="auto"/>
        <w:right w:val="none" w:sz="0" w:space="0" w:color="auto"/>
      </w:divBdr>
      <w:divsChild>
        <w:div w:id="1508599160">
          <w:marLeft w:val="0"/>
          <w:marRight w:val="0"/>
          <w:marTop w:val="0"/>
          <w:marBottom w:val="0"/>
          <w:divBdr>
            <w:top w:val="none" w:sz="0" w:space="0" w:color="auto"/>
            <w:left w:val="none" w:sz="0" w:space="0" w:color="auto"/>
            <w:bottom w:val="none" w:sz="0" w:space="0" w:color="auto"/>
            <w:right w:val="none" w:sz="0" w:space="0" w:color="auto"/>
          </w:divBdr>
        </w:div>
        <w:div w:id="83310394">
          <w:marLeft w:val="0"/>
          <w:marRight w:val="0"/>
          <w:marTop w:val="0"/>
          <w:marBottom w:val="0"/>
          <w:divBdr>
            <w:top w:val="none" w:sz="0" w:space="0" w:color="auto"/>
            <w:left w:val="none" w:sz="0" w:space="0" w:color="auto"/>
            <w:bottom w:val="none" w:sz="0" w:space="0" w:color="auto"/>
            <w:right w:val="none" w:sz="0" w:space="0" w:color="auto"/>
          </w:divBdr>
        </w:div>
        <w:div w:id="13001638">
          <w:marLeft w:val="0"/>
          <w:marRight w:val="0"/>
          <w:marTop w:val="0"/>
          <w:marBottom w:val="0"/>
          <w:divBdr>
            <w:top w:val="none" w:sz="0" w:space="0" w:color="auto"/>
            <w:left w:val="none" w:sz="0" w:space="0" w:color="auto"/>
            <w:bottom w:val="none" w:sz="0" w:space="0" w:color="auto"/>
            <w:right w:val="none" w:sz="0" w:space="0" w:color="auto"/>
          </w:divBdr>
        </w:div>
        <w:div w:id="81533782">
          <w:marLeft w:val="0"/>
          <w:marRight w:val="0"/>
          <w:marTop w:val="0"/>
          <w:marBottom w:val="0"/>
          <w:divBdr>
            <w:top w:val="none" w:sz="0" w:space="0" w:color="auto"/>
            <w:left w:val="none" w:sz="0" w:space="0" w:color="auto"/>
            <w:bottom w:val="none" w:sz="0" w:space="0" w:color="auto"/>
            <w:right w:val="none" w:sz="0" w:space="0" w:color="auto"/>
          </w:divBdr>
        </w:div>
        <w:div w:id="1218004760">
          <w:marLeft w:val="0"/>
          <w:marRight w:val="0"/>
          <w:marTop w:val="0"/>
          <w:marBottom w:val="0"/>
          <w:divBdr>
            <w:top w:val="none" w:sz="0" w:space="0" w:color="auto"/>
            <w:left w:val="none" w:sz="0" w:space="0" w:color="auto"/>
            <w:bottom w:val="none" w:sz="0" w:space="0" w:color="auto"/>
            <w:right w:val="none" w:sz="0" w:space="0" w:color="auto"/>
          </w:divBdr>
        </w:div>
        <w:div w:id="1286884244">
          <w:marLeft w:val="0"/>
          <w:marRight w:val="0"/>
          <w:marTop w:val="0"/>
          <w:marBottom w:val="0"/>
          <w:divBdr>
            <w:top w:val="none" w:sz="0" w:space="0" w:color="auto"/>
            <w:left w:val="none" w:sz="0" w:space="0" w:color="auto"/>
            <w:bottom w:val="none" w:sz="0" w:space="0" w:color="auto"/>
            <w:right w:val="none" w:sz="0" w:space="0" w:color="auto"/>
          </w:divBdr>
        </w:div>
        <w:div w:id="1386487499">
          <w:marLeft w:val="0"/>
          <w:marRight w:val="0"/>
          <w:marTop w:val="0"/>
          <w:marBottom w:val="0"/>
          <w:divBdr>
            <w:top w:val="none" w:sz="0" w:space="0" w:color="auto"/>
            <w:left w:val="none" w:sz="0" w:space="0" w:color="auto"/>
            <w:bottom w:val="none" w:sz="0" w:space="0" w:color="auto"/>
            <w:right w:val="none" w:sz="0" w:space="0" w:color="auto"/>
          </w:divBdr>
        </w:div>
        <w:div w:id="1225414679">
          <w:marLeft w:val="0"/>
          <w:marRight w:val="0"/>
          <w:marTop w:val="0"/>
          <w:marBottom w:val="0"/>
          <w:divBdr>
            <w:top w:val="none" w:sz="0" w:space="0" w:color="auto"/>
            <w:left w:val="none" w:sz="0" w:space="0" w:color="auto"/>
            <w:bottom w:val="none" w:sz="0" w:space="0" w:color="auto"/>
            <w:right w:val="none" w:sz="0" w:space="0" w:color="auto"/>
          </w:divBdr>
        </w:div>
        <w:div w:id="837814806">
          <w:marLeft w:val="0"/>
          <w:marRight w:val="0"/>
          <w:marTop w:val="0"/>
          <w:marBottom w:val="0"/>
          <w:divBdr>
            <w:top w:val="none" w:sz="0" w:space="0" w:color="auto"/>
            <w:left w:val="none" w:sz="0" w:space="0" w:color="auto"/>
            <w:bottom w:val="none" w:sz="0" w:space="0" w:color="auto"/>
            <w:right w:val="none" w:sz="0" w:space="0" w:color="auto"/>
          </w:divBdr>
        </w:div>
        <w:div w:id="2069569137">
          <w:marLeft w:val="0"/>
          <w:marRight w:val="0"/>
          <w:marTop w:val="0"/>
          <w:marBottom w:val="0"/>
          <w:divBdr>
            <w:top w:val="none" w:sz="0" w:space="0" w:color="auto"/>
            <w:left w:val="none" w:sz="0" w:space="0" w:color="auto"/>
            <w:bottom w:val="none" w:sz="0" w:space="0" w:color="auto"/>
            <w:right w:val="none" w:sz="0" w:space="0" w:color="auto"/>
          </w:divBdr>
        </w:div>
        <w:div w:id="1414817301">
          <w:marLeft w:val="0"/>
          <w:marRight w:val="0"/>
          <w:marTop w:val="0"/>
          <w:marBottom w:val="0"/>
          <w:divBdr>
            <w:top w:val="none" w:sz="0" w:space="0" w:color="auto"/>
            <w:left w:val="none" w:sz="0" w:space="0" w:color="auto"/>
            <w:bottom w:val="none" w:sz="0" w:space="0" w:color="auto"/>
            <w:right w:val="none" w:sz="0" w:space="0" w:color="auto"/>
          </w:divBdr>
        </w:div>
        <w:div w:id="1417436892">
          <w:marLeft w:val="0"/>
          <w:marRight w:val="0"/>
          <w:marTop w:val="0"/>
          <w:marBottom w:val="0"/>
          <w:divBdr>
            <w:top w:val="none" w:sz="0" w:space="0" w:color="auto"/>
            <w:left w:val="none" w:sz="0" w:space="0" w:color="auto"/>
            <w:bottom w:val="none" w:sz="0" w:space="0" w:color="auto"/>
            <w:right w:val="none" w:sz="0" w:space="0" w:color="auto"/>
          </w:divBdr>
        </w:div>
        <w:div w:id="848523758">
          <w:marLeft w:val="0"/>
          <w:marRight w:val="0"/>
          <w:marTop w:val="0"/>
          <w:marBottom w:val="0"/>
          <w:divBdr>
            <w:top w:val="none" w:sz="0" w:space="0" w:color="auto"/>
            <w:left w:val="none" w:sz="0" w:space="0" w:color="auto"/>
            <w:bottom w:val="none" w:sz="0" w:space="0" w:color="auto"/>
            <w:right w:val="none" w:sz="0" w:space="0" w:color="auto"/>
          </w:divBdr>
        </w:div>
        <w:div w:id="454835486">
          <w:marLeft w:val="0"/>
          <w:marRight w:val="0"/>
          <w:marTop w:val="0"/>
          <w:marBottom w:val="0"/>
          <w:divBdr>
            <w:top w:val="none" w:sz="0" w:space="0" w:color="auto"/>
            <w:left w:val="none" w:sz="0" w:space="0" w:color="auto"/>
            <w:bottom w:val="none" w:sz="0" w:space="0" w:color="auto"/>
            <w:right w:val="none" w:sz="0" w:space="0" w:color="auto"/>
          </w:divBdr>
        </w:div>
        <w:div w:id="233243684">
          <w:marLeft w:val="0"/>
          <w:marRight w:val="0"/>
          <w:marTop w:val="0"/>
          <w:marBottom w:val="0"/>
          <w:divBdr>
            <w:top w:val="none" w:sz="0" w:space="0" w:color="auto"/>
            <w:left w:val="none" w:sz="0" w:space="0" w:color="auto"/>
            <w:bottom w:val="none" w:sz="0" w:space="0" w:color="auto"/>
            <w:right w:val="none" w:sz="0" w:space="0" w:color="auto"/>
          </w:divBdr>
        </w:div>
        <w:div w:id="35669196">
          <w:marLeft w:val="0"/>
          <w:marRight w:val="0"/>
          <w:marTop w:val="0"/>
          <w:marBottom w:val="0"/>
          <w:divBdr>
            <w:top w:val="none" w:sz="0" w:space="0" w:color="auto"/>
            <w:left w:val="none" w:sz="0" w:space="0" w:color="auto"/>
            <w:bottom w:val="none" w:sz="0" w:space="0" w:color="auto"/>
            <w:right w:val="none" w:sz="0" w:space="0" w:color="auto"/>
          </w:divBdr>
        </w:div>
        <w:div w:id="2085295193">
          <w:marLeft w:val="0"/>
          <w:marRight w:val="0"/>
          <w:marTop w:val="0"/>
          <w:marBottom w:val="0"/>
          <w:divBdr>
            <w:top w:val="none" w:sz="0" w:space="0" w:color="auto"/>
            <w:left w:val="none" w:sz="0" w:space="0" w:color="auto"/>
            <w:bottom w:val="none" w:sz="0" w:space="0" w:color="auto"/>
            <w:right w:val="none" w:sz="0" w:space="0" w:color="auto"/>
          </w:divBdr>
        </w:div>
        <w:div w:id="1320621636">
          <w:marLeft w:val="0"/>
          <w:marRight w:val="0"/>
          <w:marTop w:val="0"/>
          <w:marBottom w:val="0"/>
          <w:divBdr>
            <w:top w:val="none" w:sz="0" w:space="0" w:color="auto"/>
            <w:left w:val="none" w:sz="0" w:space="0" w:color="auto"/>
            <w:bottom w:val="none" w:sz="0" w:space="0" w:color="auto"/>
            <w:right w:val="none" w:sz="0" w:space="0" w:color="auto"/>
          </w:divBdr>
        </w:div>
        <w:div w:id="1044866892">
          <w:marLeft w:val="0"/>
          <w:marRight w:val="0"/>
          <w:marTop w:val="0"/>
          <w:marBottom w:val="0"/>
          <w:divBdr>
            <w:top w:val="none" w:sz="0" w:space="0" w:color="auto"/>
            <w:left w:val="none" w:sz="0" w:space="0" w:color="auto"/>
            <w:bottom w:val="none" w:sz="0" w:space="0" w:color="auto"/>
            <w:right w:val="none" w:sz="0" w:space="0" w:color="auto"/>
          </w:divBdr>
        </w:div>
        <w:div w:id="505290309">
          <w:marLeft w:val="0"/>
          <w:marRight w:val="0"/>
          <w:marTop w:val="0"/>
          <w:marBottom w:val="0"/>
          <w:divBdr>
            <w:top w:val="none" w:sz="0" w:space="0" w:color="auto"/>
            <w:left w:val="none" w:sz="0" w:space="0" w:color="auto"/>
            <w:bottom w:val="none" w:sz="0" w:space="0" w:color="auto"/>
            <w:right w:val="none" w:sz="0" w:space="0" w:color="auto"/>
          </w:divBdr>
        </w:div>
        <w:div w:id="1416240046">
          <w:marLeft w:val="0"/>
          <w:marRight w:val="0"/>
          <w:marTop w:val="0"/>
          <w:marBottom w:val="0"/>
          <w:divBdr>
            <w:top w:val="none" w:sz="0" w:space="0" w:color="auto"/>
            <w:left w:val="none" w:sz="0" w:space="0" w:color="auto"/>
            <w:bottom w:val="none" w:sz="0" w:space="0" w:color="auto"/>
            <w:right w:val="none" w:sz="0" w:space="0" w:color="auto"/>
          </w:divBdr>
        </w:div>
        <w:div w:id="764158265">
          <w:marLeft w:val="0"/>
          <w:marRight w:val="0"/>
          <w:marTop w:val="0"/>
          <w:marBottom w:val="0"/>
          <w:divBdr>
            <w:top w:val="none" w:sz="0" w:space="0" w:color="auto"/>
            <w:left w:val="none" w:sz="0" w:space="0" w:color="auto"/>
            <w:bottom w:val="none" w:sz="0" w:space="0" w:color="auto"/>
            <w:right w:val="none" w:sz="0" w:space="0" w:color="auto"/>
          </w:divBdr>
        </w:div>
        <w:div w:id="2031910572">
          <w:marLeft w:val="0"/>
          <w:marRight w:val="0"/>
          <w:marTop w:val="0"/>
          <w:marBottom w:val="0"/>
          <w:divBdr>
            <w:top w:val="none" w:sz="0" w:space="0" w:color="auto"/>
            <w:left w:val="none" w:sz="0" w:space="0" w:color="auto"/>
            <w:bottom w:val="none" w:sz="0" w:space="0" w:color="auto"/>
            <w:right w:val="none" w:sz="0" w:space="0" w:color="auto"/>
          </w:divBdr>
        </w:div>
        <w:div w:id="1401441058">
          <w:marLeft w:val="0"/>
          <w:marRight w:val="0"/>
          <w:marTop w:val="0"/>
          <w:marBottom w:val="0"/>
          <w:divBdr>
            <w:top w:val="none" w:sz="0" w:space="0" w:color="auto"/>
            <w:left w:val="none" w:sz="0" w:space="0" w:color="auto"/>
            <w:bottom w:val="none" w:sz="0" w:space="0" w:color="auto"/>
            <w:right w:val="none" w:sz="0" w:space="0" w:color="auto"/>
          </w:divBdr>
        </w:div>
        <w:div w:id="2142570305">
          <w:marLeft w:val="0"/>
          <w:marRight w:val="0"/>
          <w:marTop w:val="0"/>
          <w:marBottom w:val="0"/>
          <w:divBdr>
            <w:top w:val="none" w:sz="0" w:space="0" w:color="auto"/>
            <w:left w:val="none" w:sz="0" w:space="0" w:color="auto"/>
            <w:bottom w:val="none" w:sz="0" w:space="0" w:color="auto"/>
            <w:right w:val="none" w:sz="0" w:space="0" w:color="auto"/>
          </w:divBdr>
        </w:div>
        <w:div w:id="615599487">
          <w:marLeft w:val="0"/>
          <w:marRight w:val="0"/>
          <w:marTop w:val="0"/>
          <w:marBottom w:val="0"/>
          <w:divBdr>
            <w:top w:val="none" w:sz="0" w:space="0" w:color="auto"/>
            <w:left w:val="none" w:sz="0" w:space="0" w:color="auto"/>
            <w:bottom w:val="none" w:sz="0" w:space="0" w:color="auto"/>
            <w:right w:val="none" w:sz="0" w:space="0" w:color="auto"/>
          </w:divBdr>
        </w:div>
        <w:div w:id="983005467">
          <w:marLeft w:val="0"/>
          <w:marRight w:val="0"/>
          <w:marTop w:val="0"/>
          <w:marBottom w:val="0"/>
          <w:divBdr>
            <w:top w:val="none" w:sz="0" w:space="0" w:color="auto"/>
            <w:left w:val="none" w:sz="0" w:space="0" w:color="auto"/>
            <w:bottom w:val="none" w:sz="0" w:space="0" w:color="auto"/>
            <w:right w:val="none" w:sz="0" w:space="0" w:color="auto"/>
          </w:divBdr>
        </w:div>
        <w:div w:id="1456291458">
          <w:marLeft w:val="0"/>
          <w:marRight w:val="0"/>
          <w:marTop w:val="0"/>
          <w:marBottom w:val="0"/>
          <w:divBdr>
            <w:top w:val="none" w:sz="0" w:space="0" w:color="auto"/>
            <w:left w:val="none" w:sz="0" w:space="0" w:color="auto"/>
            <w:bottom w:val="none" w:sz="0" w:space="0" w:color="auto"/>
            <w:right w:val="none" w:sz="0" w:space="0" w:color="auto"/>
          </w:divBdr>
        </w:div>
        <w:div w:id="16663360">
          <w:marLeft w:val="0"/>
          <w:marRight w:val="0"/>
          <w:marTop w:val="0"/>
          <w:marBottom w:val="0"/>
          <w:divBdr>
            <w:top w:val="none" w:sz="0" w:space="0" w:color="auto"/>
            <w:left w:val="none" w:sz="0" w:space="0" w:color="auto"/>
            <w:bottom w:val="none" w:sz="0" w:space="0" w:color="auto"/>
            <w:right w:val="none" w:sz="0" w:space="0" w:color="auto"/>
          </w:divBdr>
        </w:div>
        <w:div w:id="1020274075">
          <w:marLeft w:val="0"/>
          <w:marRight w:val="0"/>
          <w:marTop w:val="0"/>
          <w:marBottom w:val="0"/>
          <w:divBdr>
            <w:top w:val="none" w:sz="0" w:space="0" w:color="auto"/>
            <w:left w:val="none" w:sz="0" w:space="0" w:color="auto"/>
            <w:bottom w:val="none" w:sz="0" w:space="0" w:color="auto"/>
            <w:right w:val="none" w:sz="0" w:space="0" w:color="auto"/>
          </w:divBdr>
        </w:div>
        <w:div w:id="742261630">
          <w:marLeft w:val="0"/>
          <w:marRight w:val="0"/>
          <w:marTop w:val="0"/>
          <w:marBottom w:val="0"/>
          <w:divBdr>
            <w:top w:val="none" w:sz="0" w:space="0" w:color="auto"/>
            <w:left w:val="none" w:sz="0" w:space="0" w:color="auto"/>
            <w:bottom w:val="none" w:sz="0" w:space="0" w:color="auto"/>
            <w:right w:val="none" w:sz="0" w:space="0" w:color="auto"/>
          </w:divBdr>
        </w:div>
        <w:div w:id="1451164666">
          <w:marLeft w:val="0"/>
          <w:marRight w:val="0"/>
          <w:marTop w:val="0"/>
          <w:marBottom w:val="0"/>
          <w:divBdr>
            <w:top w:val="none" w:sz="0" w:space="0" w:color="auto"/>
            <w:left w:val="none" w:sz="0" w:space="0" w:color="auto"/>
            <w:bottom w:val="none" w:sz="0" w:space="0" w:color="auto"/>
            <w:right w:val="none" w:sz="0" w:space="0" w:color="auto"/>
          </w:divBdr>
        </w:div>
        <w:div w:id="918827238">
          <w:marLeft w:val="0"/>
          <w:marRight w:val="0"/>
          <w:marTop w:val="0"/>
          <w:marBottom w:val="0"/>
          <w:divBdr>
            <w:top w:val="none" w:sz="0" w:space="0" w:color="auto"/>
            <w:left w:val="none" w:sz="0" w:space="0" w:color="auto"/>
            <w:bottom w:val="none" w:sz="0" w:space="0" w:color="auto"/>
            <w:right w:val="none" w:sz="0" w:space="0" w:color="auto"/>
          </w:divBdr>
        </w:div>
        <w:div w:id="205332702">
          <w:marLeft w:val="0"/>
          <w:marRight w:val="0"/>
          <w:marTop w:val="0"/>
          <w:marBottom w:val="0"/>
          <w:divBdr>
            <w:top w:val="none" w:sz="0" w:space="0" w:color="auto"/>
            <w:left w:val="none" w:sz="0" w:space="0" w:color="auto"/>
            <w:bottom w:val="none" w:sz="0" w:space="0" w:color="auto"/>
            <w:right w:val="none" w:sz="0" w:space="0" w:color="auto"/>
          </w:divBdr>
        </w:div>
        <w:div w:id="863440654">
          <w:marLeft w:val="0"/>
          <w:marRight w:val="0"/>
          <w:marTop w:val="0"/>
          <w:marBottom w:val="0"/>
          <w:divBdr>
            <w:top w:val="none" w:sz="0" w:space="0" w:color="auto"/>
            <w:left w:val="none" w:sz="0" w:space="0" w:color="auto"/>
            <w:bottom w:val="none" w:sz="0" w:space="0" w:color="auto"/>
            <w:right w:val="none" w:sz="0" w:space="0" w:color="auto"/>
          </w:divBdr>
        </w:div>
        <w:div w:id="554045154">
          <w:marLeft w:val="0"/>
          <w:marRight w:val="0"/>
          <w:marTop w:val="0"/>
          <w:marBottom w:val="0"/>
          <w:divBdr>
            <w:top w:val="none" w:sz="0" w:space="0" w:color="auto"/>
            <w:left w:val="none" w:sz="0" w:space="0" w:color="auto"/>
            <w:bottom w:val="none" w:sz="0" w:space="0" w:color="auto"/>
            <w:right w:val="none" w:sz="0" w:space="0" w:color="auto"/>
          </w:divBdr>
        </w:div>
        <w:div w:id="1915967907">
          <w:marLeft w:val="0"/>
          <w:marRight w:val="0"/>
          <w:marTop w:val="0"/>
          <w:marBottom w:val="0"/>
          <w:divBdr>
            <w:top w:val="none" w:sz="0" w:space="0" w:color="auto"/>
            <w:left w:val="none" w:sz="0" w:space="0" w:color="auto"/>
            <w:bottom w:val="none" w:sz="0" w:space="0" w:color="auto"/>
            <w:right w:val="none" w:sz="0" w:space="0" w:color="auto"/>
          </w:divBdr>
        </w:div>
        <w:div w:id="18818093">
          <w:marLeft w:val="0"/>
          <w:marRight w:val="0"/>
          <w:marTop w:val="0"/>
          <w:marBottom w:val="0"/>
          <w:divBdr>
            <w:top w:val="none" w:sz="0" w:space="0" w:color="auto"/>
            <w:left w:val="none" w:sz="0" w:space="0" w:color="auto"/>
            <w:bottom w:val="none" w:sz="0" w:space="0" w:color="auto"/>
            <w:right w:val="none" w:sz="0" w:space="0" w:color="auto"/>
          </w:divBdr>
        </w:div>
        <w:div w:id="1654135442">
          <w:marLeft w:val="0"/>
          <w:marRight w:val="0"/>
          <w:marTop w:val="0"/>
          <w:marBottom w:val="0"/>
          <w:divBdr>
            <w:top w:val="none" w:sz="0" w:space="0" w:color="auto"/>
            <w:left w:val="none" w:sz="0" w:space="0" w:color="auto"/>
            <w:bottom w:val="none" w:sz="0" w:space="0" w:color="auto"/>
            <w:right w:val="none" w:sz="0" w:space="0" w:color="auto"/>
          </w:divBdr>
        </w:div>
        <w:div w:id="1543983206">
          <w:marLeft w:val="0"/>
          <w:marRight w:val="0"/>
          <w:marTop w:val="0"/>
          <w:marBottom w:val="0"/>
          <w:divBdr>
            <w:top w:val="none" w:sz="0" w:space="0" w:color="auto"/>
            <w:left w:val="none" w:sz="0" w:space="0" w:color="auto"/>
            <w:bottom w:val="none" w:sz="0" w:space="0" w:color="auto"/>
            <w:right w:val="none" w:sz="0" w:space="0" w:color="auto"/>
          </w:divBdr>
        </w:div>
        <w:div w:id="2130784415">
          <w:marLeft w:val="0"/>
          <w:marRight w:val="0"/>
          <w:marTop w:val="0"/>
          <w:marBottom w:val="0"/>
          <w:divBdr>
            <w:top w:val="none" w:sz="0" w:space="0" w:color="auto"/>
            <w:left w:val="none" w:sz="0" w:space="0" w:color="auto"/>
            <w:bottom w:val="none" w:sz="0" w:space="0" w:color="auto"/>
            <w:right w:val="none" w:sz="0" w:space="0" w:color="auto"/>
          </w:divBdr>
        </w:div>
        <w:div w:id="398285307">
          <w:marLeft w:val="0"/>
          <w:marRight w:val="0"/>
          <w:marTop w:val="0"/>
          <w:marBottom w:val="0"/>
          <w:divBdr>
            <w:top w:val="none" w:sz="0" w:space="0" w:color="auto"/>
            <w:left w:val="none" w:sz="0" w:space="0" w:color="auto"/>
            <w:bottom w:val="none" w:sz="0" w:space="0" w:color="auto"/>
            <w:right w:val="none" w:sz="0" w:space="0" w:color="auto"/>
          </w:divBdr>
        </w:div>
        <w:div w:id="70349774">
          <w:marLeft w:val="0"/>
          <w:marRight w:val="0"/>
          <w:marTop w:val="0"/>
          <w:marBottom w:val="0"/>
          <w:divBdr>
            <w:top w:val="none" w:sz="0" w:space="0" w:color="auto"/>
            <w:left w:val="none" w:sz="0" w:space="0" w:color="auto"/>
            <w:bottom w:val="none" w:sz="0" w:space="0" w:color="auto"/>
            <w:right w:val="none" w:sz="0" w:space="0" w:color="auto"/>
          </w:divBdr>
        </w:div>
        <w:div w:id="1340038549">
          <w:marLeft w:val="0"/>
          <w:marRight w:val="0"/>
          <w:marTop w:val="0"/>
          <w:marBottom w:val="0"/>
          <w:divBdr>
            <w:top w:val="none" w:sz="0" w:space="0" w:color="auto"/>
            <w:left w:val="none" w:sz="0" w:space="0" w:color="auto"/>
            <w:bottom w:val="none" w:sz="0" w:space="0" w:color="auto"/>
            <w:right w:val="none" w:sz="0" w:space="0" w:color="auto"/>
          </w:divBdr>
        </w:div>
        <w:div w:id="658273462">
          <w:marLeft w:val="0"/>
          <w:marRight w:val="0"/>
          <w:marTop w:val="0"/>
          <w:marBottom w:val="0"/>
          <w:divBdr>
            <w:top w:val="none" w:sz="0" w:space="0" w:color="auto"/>
            <w:left w:val="none" w:sz="0" w:space="0" w:color="auto"/>
            <w:bottom w:val="none" w:sz="0" w:space="0" w:color="auto"/>
            <w:right w:val="none" w:sz="0" w:space="0" w:color="auto"/>
          </w:divBdr>
        </w:div>
        <w:div w:id="581914029">
          <w:marLeft w:val="0"/>
          <w:marRight w:val="0"/>
          <w:marTop w:val="0"/>
          <w:marBottom w:val="0"/>
          <w:divBdr>
            <w:top w:val="none" w:sz="0" w:space="0" w:color="auto"/>
            <w:left w:val="none" w:sz="0" w:space="0" w:color="auto"/>
            <w:bottom w:val="none" w:sz="0" w:space="0" w:color="auto"/>
            <w:right w:val="none" w:sz="0" w:space="0" w:color="auto"/>
          </w:divBdr>
        </w:div>
        <w:div w:id="157160627">
          <w:marLeft w:val="0"/>
          <w:marRight w:val="0"/>
          <w:marTop w:val="0"/>
          <w:marBottom w:val="0"/>
          <w:divBdr>
            <w:top w:val="none" w:sz="0" w:space="0" w:color="auto"/>
            <w:left w:val="none" w:sz="0" w:space="0" w:color="auto"/>
            <w:bottom w:val="none" w:sz="0" w:space="0" w:color="auto"/>
            <w:right w:val="none" w:sz="0" w:space="0" w:color="auto"/>
          </w:divBdr>
        </w:div>
        <w:div w:id="1764648059">
          <w:marLeft w:val="0"/>
          <w:marRight w:val="0"/>
          <w:marTop w:val="0"/>
          <w:marBottom w:val="0"/>
          <w:divBdr>
            <w:top w:val="none" w:sz="0" w:space="0" w:color="auto"/>
            <w:left w:val="none" w:sz="0" w:space="0" w:color="auto"/>
            <w:bottom w:val="none" w:sz="0" w:space="0" w:color="auto"/>
            <w:right w:val="none" w:sz="0" w:space="0" w:color="auto"/>
          </w:divBdr>
        </w:div>
        <w:div w:id="2115712486">
          <w:marLeft w:val="0"/>
          <w:marRight w:val="0"/>
          <w:marTop w:val="0"/>
          <w:marBottom w:val="0"/>
          <w:divBdr>
            <w:top w:val="none" w:sz="0" w:space="0" w:color="auto"/>
            <w:left w:val="none" w:sz="0" w:space="0" w:color="auto"/>
            <w:bottom w:val="none" w:sz="0" w:space="0" w:color="auto"/>
            <w:right w:val="none" w:sz="0" w:space="0" w:color="auto"/>
          </w:divBdr>
        </w:div>
        <w:div w:id="1930852051">
          <w:marLeft w:val="0"/>
          <w:marRight w:val="0"/>
          <w:marTop w:val="0"/>
          <w:marBottom w:val="0"/>
          <w:divBdr>
            <w:top w:val="none" w:sz="0" w:space="0" w:color="auto"/>
            <w:left w:val="none" w:sz="0" w:space="0" w:color="auto"/>
            <w:bottom w:val="none" w:sz="0" w:space="0" w:color="auto"/>
            <w:right w:val="none" w:sz="0" w:space="0" w:color="auto"/>
          </w:divBdr>
        </w:div>
        <w:div w:id="1555197106">
          <w:marLeft w:val="0"/>
          <w:marRight w:val="0"/>
          <w:marTop w:val="0"/>
          <w:marBottom w:val="0"/>
          <w:divBdr>
            <w:top w:val="none" w:sz="0" w:space="0" w:color="auto"/>
            <w:left w:val="none" w:sz="0" w:space="0" w:color="auto"/>
            <w:bottom w:val="none" w:sz="0" w:space="0" w:color="auto"/>
            <w:right w:val="none" w:sz="0" w:space="0" w:color="auto"/>
          </w:divBdr>
        </w:div>
        <w:div w:id="1346052325">
          <w:marLeft w:val="0"/>
          <w:marRight w:val="0"/>
          <w:marTop w:val="0"/>
          <w:marBottom w:val="0"/>
          <w:divBdr>
            <w:top w:val="none" w:sz="0" w:space="0" w:color="auto"/>
            <w:left w:val="none" w:sz="0" w:space="0" w:color="auto"/>
            <w:bottom w:val="none" w:sz="0" w:space="0" w:color="auto"/>
            <w:right w:val="none" w:sz="0" w:space="0" w:color="auto"/>
          </w:divBdr>
        </w:div>
        <w:div w:id="1779369226">
          <w:marLeft w:val="0"/>
          <w:marRight w:val="0"/>
          <w:marTop w:val="0"/>
          <w:marBottom w:val="0"/>
          <w:divBdr>
            <w:top w:val="none" w:sz="0" w:space="0" w:color="auto"/>
            <w:left w:val="none" w:sz="0" w:space="0" w:color="auto"/>
            <w:bottom w:val="none" w:sz="0" w:space="0" w:color="auto"/>
            <w:right w:val="none" w:sz="0" w:space="0" w:color="auto"/>
          </w:divBdr>
        </w:div>
        <w:div w:id="1731229811">
          <w:marLeft w:val="0"/>
          <w:marRight w:val="0"/>
          <w:marTop w:val="0"/>
          <w:marBottom w:val="0"/>
          <w:divBdr>
            <w:top w:val="none" w:sz="0" w:space="0" w:color="auto"/>
            <w:left w:val="none" w:sz="0" w:space="0" w:color="auto"/>
            <w:bottom w:val="none" w:sz="0" w:space="0" w:color="auto"/>
            <w:right w:val="none" w:sz="0" w:space="0" w:color="auto"/>
          </w:divBdr>
        </w:div>
        <w:div w:id="910579649">
          <w:marLeft w:val="0"/>
          <w:marRight w:val="0"/>
          <w:marTop w:val="0"/>
          <w:marBottom w:val="0"/>
          <w:divBdr>
            <w:top w:val="none" w:sz="0" w:space="0" w:color="auto"/>
            <w:left w:val="none" w:sz="0" w:space="0" w:color="auto"/>
            <w:bottom w:val="none" w:sz="0" w:space="0" w:color="auto"/>
            <w:right w:val="none" w:sz="0" w:space="0" w:color="auto"/>
          </w:divBdr>
        </w:div>
        <w:div w:id="982736355">
          <w:marLeft w:val="0"/>
          <w:marRight w:val="0"/>
          <w:marTop w:val="0"/>
          <w:marBottom w:val="0"/>
          <w:divBdr>
            <w:top w:val="none" w:sz="0" w:space="0" w:color="auto"/>
            <w:left w:val="none" w:sz="0" w:space="0" w:color="auto"/>
            <w:bottom w:val="none" w:sz="0" w:space="0" w:color="auto"/>
            <w:right w:val="none" w:sz="0" w:space="0" w:color="auto"/>
          </w:divBdr>
        </w:div>
        <w:div w:id="210503537">
          <w:marLeft w:val="0"/>
          <w:marRight w:val="0"/>
          <w:marTop w:val="0"/>
          <w:marBottom w:val="0"/>
          <w:divBdr>
            <w:top w:val="none" w:sz="0" w:space="0" w:color="auto"/>
            <w:left w:val="none" w:sz="0" w:space="0" w:color="auto"/>
            <w:bottom w:val="none" w:sz="0" w:space="0" w:color="auto"/>
            <w:right w:val="none" w:sz="0" w:space="0" w:color="auto"/>
          </w:divBdr>
        </w:div>
        <w:div w:id="336151499">
          <w:marLeft w:val="0"/>
          <w:marRight w:val="0"/>
          <w:marTop w:val="0"/>
          <w:marBottom w:val="0"/>
          <w:divBdr>
            <w:top w:val="none" w:sz="0" w:space="0" w:color="auto"/>
            <w:left w:val="none" w:sz="0" w:space="0" w:color="auto"/>
            <w:bottom w:val="none" w:sz="0" w:space="0" w:color="auto"/>
            <w:right w:val="none" w:sz="0" w:space="0" w:color="auto"/>
          </w:divBdr>
        </w:div>
        <w:div w:id="831679606">
          <w:marLeft w:val="0"/>
          <w:marRight w:val="0"/>
          <w:marTop w:val="0"/>
          <w:marBottom w:val="0"/>
          <w:divBdr>
            <w:top w:val="none" w:sz="0" w:space="0" w:color="auto"/>
            <w:left w:val="none" w:sz="0" w:space="0" w:color="auto"/>
            <w:bottom w:val="none" w:sz="0" w:space="0" w:color="auto"/>
            <w:right w:val="none" w:sz="0" w:space="0" w:color="auto"/>
          </w:divBdr>
        </w:div>
        <w:div w:id="1918981738">
          <w:marLeft w:val="0"/>
          <w:marRight w:val="0"/>
          <w:marTop w:val="0"/>
          <w:marBottom w:val="0"/>
          <w:divBdr>
            <w:top w:val="none" w:sz="0" w:space="0" w:color="auto"/>
            <w:left w:val="none" w:sz="0" w:space="0" w:color="auto"/>
            <w:bottom w:val="none" w:sz="0" w:space="0" w:color="auto"/>
            <w:right w:val="none" w:sz="0" w:space="0" w:color="auto"/>
          </w:divBdr>
        </w:div>
        <w:div w:id="2053193453">
          <w:marLeft w:val="0"/>
          <w:marRight w:val="0"/>
          <w:marTop w:val="0"/>
          <w:marBottom w:val="0"/>
          <w:divBdr>
            <w:top w:val="none" w:sz="0" w:space="0" w:color="auto"/>
            <w:left w:val="none" w:sz="0" w:space="0" w:color="auto"/>
            <w:bottom w:val="none" w:sz="0" w:space="0" w:color="auto"/>
            <w:right w:val="none" w:sz="0" w:space="0" w:color="auto"/>
          </w:divBdr>
        </w:div>
        <w:div w:id="2024241046">
          <w:marLeft w:val="0"/>
          <w:marRight w:val="0"/>
          <w:marTop w:val="0"/>
          <w:marBottom w:val="0"/>
          <w:divBdr>
            <w:top w:val="none" w:sz="0" w:space="0" w:color="auto"/>
            <w:left w:val="none" w:sz="0" w:space="0" w:color="auto"/>
            <w:bottom w:val="none" w:sz="0" w:space="0" w:color="auto"/>
            <w:right w:val="none" w:sz="0" w:space="0" w:color="auto"/>
          </w:divBdr>
        </w:div>
        <w:div w:id="1379207767">
          <w:marLeft w:val="0"/>
          <w:marRight w:val="0"/>
          <w:marTop w:val="0"/>
          <w:marBottom w:val="0"/>
          <w:divBdr>
            <w:top w:val="none" w:sz="0" w:space="0" w:color="auto"/>
            <w:left w:val="none" w:sz="0" w:space="0" w:color="auto"/>
            <w:bottom w:val="none" w:sz="0" w:space="0" w:color="auto"/>
            <w:right w:val="none" w:sz="0" w:space="0" w:color="auto"/>
          </w:divBdr>
        </w:div>
        <w:div w:id="801074934">
          <w:marLeft w:val="0"/>
          <w:marRight w:val="0"/>
          <w:marTop w:val="0"/>
          <w:marBottom w:val="0"/>
          <w:divBdr>
            <w:top w:val="none" w:sz="0" w:space="0" w:color="auto"/>
            <w:left w:val="none" w:sz="0" w:space="0" w:color="auto"/>
            <w:bottom w:val="none" w:sz="0" w:space="0" w:color="auto"/>
            <w:right w:val="none" w:sz="0" w:space="0" w:color="auto"/>
          </w:divBdr>
        </w:div>
        <w:div w:id="1975671521">
          <w:marLeft w:val="0"/>
          <w:marRight w:val="0"/>
          <w:marTop w:val="0"/>
          <w:marBottom w:val="0"/>
          <w:divBdr>
            <w:top w:val="none" w:sz="0" w:space="0" w:color="auto"/>
            <w:left w:val="none" w:sz="0" w:space="0" w:color="auto"/>
            <w:bottom w:val="none" w:sz="0" w:space="0" w:color="auto"/>
            <w:right w:val="none" w:sz="0" w:space="0" w:color="auto"/>
          </w:divBdr>
        </w:div>
        <w:div w:id="1696615581">
          <w:marLeft w:val="0"/>
          <w:marRight w:val="0"/>
          <w:marTop w:val="0"/>
          <w:marBottom w:val="0"/>
          <w:divBdr>
            <w:top w:val="none" w:sz="0" w:space="0" w:color="auto"/>
            <w:left w:val="none" w:sz="0" w:space="0" w:color="auto"/>
            <w:bottom w:val="none" w:sz="0" w:space="0" w:color="auto"/>
            <w:right w:val="none" w:sz="0" w:space="0" w:color="auto"/>
          </w:divBdr>
        </w:div>
        <w:div w:id="1947158092">
          <w:marLeft w:val="0"/>
          <w:marRight w:val="0"/>
          <w:marTop w:val="0"/>
          <w:marBottom w:val="0"/>
          <w:divBdr>
            <w:top w:val="none" w:sz="0" w:space="0" w:color="auto"/>
            <w:left w:val="none" w:sz="0" w:space="0" w:color="auto"/>
            <w:bottom w:val="none" w:sz="0" w:space="0" w:color="auto"/>
            <w:right w:val="none" w:sz="0" w:space="0" w:color="auto"/>
          </w:divBdr>
        </w:div>
        <w:div w:id="1861509539">
          <w:marLeft w:val="0"/>
          <w:marRight w:val="0"/>
          <w:marTop w:val="0"/>
          <w:marBottom w:val="0"/>
          <w:divBdr>
            <w:top w:val="none" w:sz="0" w:space="0" w:color="auto"/>
            <w:left w:val="none" w:sz="0" w:space="0" w:color="auto"/>
            <w:bottom w:val="none" w:sz="0" w:space="0" w:color="auto"/>
            <w:right w:val="none" w:sz="0" w:space="0" w:color="auto"/>
          </w:divBdr>
        </w:div>
        <w:div w:id="274873077">
          <w:marLeft w:val="0"/>
          <w:marRight w:val="0"/>
          <w:marTop w:val="0"/>
          <w:marBottom w:val="0"/>
          <w:divBdr>
            <w:top w:val="none" w:sz="0" w:space="0" w:color="auto"/>
            <w:left w:val="none" w:sz="0" w:space="0" w:color="auto"/>
            <w:bottom w:val="none" w:sz="0" w:space="0" w:color="auto"/>
            <w:right w:val="none" w:sz="0" w:space="0" w:color="auto"/>
          </w:divBdr>
        </w:div>
        <w:div w:id="1874265446">
          <w:marLeft w:val="0"/>
          <w:marRight w:val="0"/>
          <w:marTop w:val="0"/>
          <w:marBottom w:val="0"/>
          <w:divBdr>
            <w:top w:val="none" w:sz="0" w:space="0" w:color="auto"/>
            <w:left w:val="none" w:sz="0" w:space="0" w:color="auto"/>
            <w:bottom w:val="none" w:sz="0" w:space="0" w:color="auto"/>
            <w:right w:val="none" w:sz="0" w:space="0" w:color="auto"/>
          </w:divBdr>
        </w:div>
        <w:div w:id="875579264">
          <w:marLeft w:val="0"/>
          <w:marRight w:val="0"/>
          <w:marTop w:val="0"/>
          <w:marBottom w:val="0"/>
          <w:divBdr>
            <w:top w:val="none" w:sz="0" w:space="0" w:color="auto"/>
            <w:left w:val="none" w:sz="0" w:space="0" w:color="auto"/>
            <w:bottom w:val="none" w:sz="0" w:space="0" w:color="auto"/>
            <w:right w:val="none" w:sz="0" w:space="0" w:color="auto"/>
          </w:divBdr>
        </w:div>
        <w:div w:id="2120445444">
          <w:marLeft w:val="0"/>
          <w:marRight w:val="0"/>
          <w:marTop w:val="0"/>
          <w:marBottom w:val="0"/>
          <w:divBdr>
            <w:top w:val="none" w:sz="0" w:space="0" w:color="auto"/>
            <w:left w:val="none" w:sz="0" w:space="0" w:color="auto"/>
            <w:bottom w:val="none" w:sz="0" w:space="0" w:color="auto"/>
            <w:right w:val="none" w:sz="0" w:space="0" w:color="auto"/>
          </w:divBdr>
        </w:div>
        <w:div w:id="1469206636">
          <w:marLeft w:val="0"/>
          <w:marRight w:val="0"/>
          <w:marTop w:val="0"/>
          <w:marBottom w:val="0"/>
          <w:divBdr>
            <w:top w:val="none" w:sz="0" w:space="0" w:color="auto"/>
            <w:left w:val="none" w:sz="0" w:space="0" w:color="auto"/>
            <w:bottom w:val="none" w:sz="0" w:space="0" w:color="auto"/>
            <w:right w:val="none" w:sz="0" w:space="0" w:color="auto"/>
          </w:divBdr>
        </w:div>
        <w:div w:id="588583636">
          <w:marLeft w:val="0"/>
          <w:marRight w:val="0"/>
          <w:marTop w:val="0"/>
          <w:marBottom w:val="0"/>
          <w:divBdr>
            <w:top w:val="none" w:sz="0" w:space="0" w:color="auto"/>
            <w:left w:val="none" w:sz="0" w:space="0" w:color="auto"/>
            <w:bottom w:val="none" w:sz="0" w:space="0" w:color="auto"/>
            <w:right w:val="none" w:sz="0" w:space="0" w:color="auto"/>
          </w:divBdr>
        </w:div>
        <w:div w:id="414741009">
          <w:marLeft w:val="0"/>
          <w:marRight w:val="0"/>
          <w:marTop w:val="0"/>
          <w:marBottom w:val="0"/>
          <w:divBdr>
            <w:top w:val="none" w:sz="0" w:space="0" w:color="auto"/>
            <w:left w:val="none" w:sz="0" w:space="0" w:color="auto"/>
            <w:bottom w:val="none" w:sz="0" w:space="0" w:color="auto"/>
            <w:right w:val="none" w:sz="0" w:space="0" w:color="auto"/>
          </w:divBdr>
        </w:div>
        <w:div w:id="460611919">
          <w:marLeft w:val="0"/>
          <w:marRight w:val="0"/>
          <w:marTop w:val="0"/>
          <w:marBottom w:val="0"/>
          <w:divBdr>
            <w:top w:val="none" w:sz="0" w:space="0" w:color="auto"/>
            <w:left w:val="none" w:sz="0" w:space="0" w:color="auto"/>
            <w:bottom w:val="none" w:sz="0" w:space="0" w:color="auto"/>
            <w:right w:val="none" w:sz="0" w:space="0" w:color="auto"/>
          </w:divBdr>
        </w:div>
        <w:div w:id="144130832">
          <w:marLeft w:val="0"/>
          <w:marRight w:val="0"/>
          <w:marTop w:val="0"/>
          <w:marBottom w:val="0"/>
          <w:divBdr>
            <w:top w:val="none" w:sz="0" w:space="0" w:color="auto"/>
            <w:left w:val="none" w:sz="0" w:space="0" w:color="auto"/>
            <w:bottom w:val="none" w:sz="0" w:space="0" w:color="auto"/>
            <w:right w:val="none" w:sz="0" w:space="0" w:color="auto"/>
          </w:divBdr>
        </w:div>
        <w:div w:id="1864393155">
          <w:marLeft w:val="0"/>
          <w:marRight w:val="0"/>
          <w:marTop w:val="0"/>
          <w:marBottom w:val="0"/>
          <w:divBdr>
            <w:top w:val="none" w:sz="0" w:space="0" w:color="auto"/>
            <w:left w:val="none" w:sz="0" w:space="0" w:color="auto"/>
            <w:bottom w:val="none" w:sz="0" w:space="0" w:color="auto"/>
            <w:right w:val="none" w:sz="0" w:space="0" w:color="auto"/>
          </w:divBdr>
        </w:div>
        <w:div w:id="487598152">
          <w:marLeft w:val="0"/>
          <w:marRight w:val="0"/>
          <w:marTop w:val="0"/>
          <w:marBottom w:val="0"/>
          <w:divBdr>
            <w:top w:val="none" w:sz="0" w:space="0" w:color="auto"/>
            <w:left w:val="none" w:sz="0" w:space="0" w:color="auto"/>
            <w:bottom w:val="none" w:sz="0" w:space="0" w:color="auto"/>
            <w:right w:val="none" w:sz="0" w:space="0" w:color="auto"/>
          </w:divBdr>
        </w:div>
        <w:div w:id="1113282776">
          <w:marLeft w:val="0"/>
          <w:marRight w:val="0"/>
          <w:marTop w:val="0"/>
          <w:marBottom w:val="0"/>
          <w:divBdr>
            <w:top w:val="none" w:sz="0" w:space="0" w:color="auto"/>
            <w:left w:val="none" w:sz="0" w:space="0" w:color="auto"/>
            <w:bottom w:val="none" w:sz="0" w:space="0" w:color="auto"/>
            <w:right w:val="none" w:sz="0" w:space="0" w:color="auto"/>
          </w:divBdr>
        </w:div>
        <w:div w:id="1813014132">
          <w:marLeft w:val="0"/>
          <w:marRight w:val="0"/>
          <w:marTop w:val="0"/>
          <w:marBottom w:val="0"/>
          <w:divBdr>
            <w:top w:val="none" w:sz="0" w:space="0" w:color="auto"/>
            <w:left w:val="none" w:sz="0" w:space="0" w:color="auto"/>
            <w:bottom w:val="none" w:sz="0" w:space="0" w:color="auto"/>
            <w:right w:val="none" w:sz="0" w:space="0" w:color="auto"/>
          </w:divBdr>
        </w:div>
        <w:div w:id="2075161459">
          <w:marLeft w:val="0"/>
          <w:marRight w:val="0"/>
          <w:marTop w:val="0"/>
          <w:marBottom w:val="0"/>
          <w:divBdr>
            <w:top w:val="none" w:sz="0" w:space="0" w:color="auto"/>
            <w:left w:val="none" w:sz="0" w:space="0" w:color="auto"/>
            <w:bottom w:val="none" w:sz="0" w:space="0" w:color="auto"/>
            <w:right w:val="none" w:sz="0" w:space="0" w:color="auto"/>
          </w:divBdr>
        </w:div>
        <w:div w:id="593630673">
          <w:marLeft w:val="0"/>
          <w:marRight w:val="0"/>
          <w:marTop w:val="0"/>
          <w:marBottom w:val="0"/>
          <w:divBdr>
            <w:top w:val="none" w:sz="0" w:space="0" w:color="auto"/>
            <w:left w:val="none" w:sz="0" w:space="0" w:color="auto"/>
            <w:bottom w:val="none" w:sz="0" w:space="0" w:color="auto"/>
            <w:right w:val="none" w:sz="0" w:space="0" w:color="auto"/>
          </w:divBdr>
        </w:div>
        <w:div w:id="2040357349">
          <w:marLeft w:val="0"/>
          <w:marRight w:val="0"/>
          <w:marTop w:val="0"/>
          <w:marBottom w:val="0"/>
          <w:divBdr>
            <w:top w:val="none" w:sz="0" w:space="0" w:color="auto"/>
            <w:left w:val="none" w:sz="0" w:space="0" w:color="auto"/>
            <w:bottom w:val="none" w:sz="0" w:space="0" w:color="auto"/>
            <w:right w:val="none" w:sz="0" w:space="0" w:color="auto"/>
          </w:divBdr>
        </w:div>
        <w:div w:id="31855169">
          <w:marLeft w:val="0"/>
          <w:marRight w:val="0"/>
          <w:marTop w:val="0"/>
          <w:marBottom w:val="0"/>
          <w:divBdr>
            <w:top w:val="none" w:sz="0" w:space="0" w:color="auto"/>
            <w:left w:val="none" w:sz="0" w:space="0" w:color="auto"/>
            <w:bottom w:val="none" w:sz="0" w:space="0" w:color="auto"/>
            <w:right w:val="none" w:sz="0" w:space="0" w:color="auto"/>
          </w:divBdr>
        </w:div>
        <w:div w:id="2126193336">
          <w:marLeft w:val="0"/>
          <w:marRight w:val="0"/>
          <w:marTop w:val="0"/>
          <w:marBottom w:val="0"/>
          <w:divBdr>
            <w:top w:val="none" w:sz="0" w:space="0" w:color="auto"/>
            <w:left w:val="none" w:sz="0" w:space="0" w:color="auto"/>
            <w:bottom w:val="none" w:sz="0" w:space="0" w:color="auto"/>
            <w:right w:val="none" w:sz="0" w:space="0" w:color="auto"/>
          </w:divBdr>
        </w:div>
      </w:divsChild>
    </w:div>
    <w:div w:id="1794132136">
      <w:bodyDiv w:val="1"/>
      <w:marLeft w:val="0"/>
      <w:marRight w:val="0"/>
      <w:marTop w:val="0"/>
      <w:marBottom w:val="0"/>
      <w:divBdr>
        <w:top w:val="none" w:sz="0" w:space="0" w:color="auto"/>
        <w:left w:val="none" w:sz="0" w:space="0" w:color="auto"/>
        <w:bottom w:val="none" w:sz="0" w:space="0" w:color="auto"/>
        <w:right w:val="none" w:sz="0" w:space="0" w:color="auto"/>
      </w:divBdr>
      <w:divsChild>
        <w:div w:id="761726011">
          <w:marLeft w:val="0"/>
          <w:marRight w:val="0"/>
          <w:marTop w:val="0"/>
          <w:marBottom w:val="0"/>
          <w:divBdr>
            <w:top w:val="none" w:sz="0" w:space="0" w:color="auto"/>
            <w:left w:val="none" w:sz="0" w:space="0" w:color="auto"/>
            <w:bottom w:val="none" w:sz="0" w:space="0" w:color="auto"/>
            <w:right w:val="none" w:sz="0" w:space="0" w:color="auto"/>
          </w:divBdr>
        </w:div>
        <w:div w:id="699092300">
          <w:marLeft w:val="0"/>
          <w:marRight w:val="0"/>
          <w:marTop w:val="0"/>
          <w:marBottom w:val="0"/>
          <w:divBdr>
            <w:top w:val="none" w:sz="0" w:space="0" w:color="auto"/>
            <w:left w:val="none" w:sz="0" w:space="0" w:color="auto"/>
            <w:bottom w:val="none" w:sz="0" w:space="0" w:color="auto"/>
            <w:right w:val="none" w:sz="0" w:space="0" w:color="auto"/>
          </w:divBdr>
        </w:div>
        <w:div w:id="1453550283">
          <w:marLeft w:val="0"/>
          <w:marRight w:val="0"/>
          <w:marTop w:val="0"/>
          <w:marBottom w:val="0"/>
          <w:divBdr>
            <w:top w:val="none" w:sz="0" w:space="0" w:color="auto"/>
            <w:left w:val="none" w:sz="0" w:space="0" w:color="auto"/>
            <w:bottom w:val="none" w:sz="0" w:space="0" w:color="auto"/>
            <w:right w:val="none" w:sz="0" w:space="0" w:color="auto"/>
          </w:divBdr>
        </w:div>
        <w:div w:id="371078170">
          <w:marLeft w:val="0"/>
          <w:marRight w:val="0"/>
          <w:marTop w:val="0"/>
          <w:marBottom w:val="0"/>
          <w:divBdr>
            <w:top w:val="none" w:sz="0" w:space="0" w:color="auto"/>
            <w:left w:val="none" w:sz="0" w:space="0" w:color="auto"/>
            <w:bottom w:val="none" w:sz="0" w:space="0" w:color="auto"/>
            <w:right w:val="none" w:sz="0" w:space="0" w:color="auto"/>
          </w:divBdr>
        </w:div>
        <w:div w:id="1902596687">
          <w:marLeft w:val="0"/>
          <w:marRight w:val="0"/>
          <w:marTop w:val="0"/>
          <w:marBottom w:val="0"/>
          <w:divBdr>
            <w:top w:val="none" w:sz="0" w:space="0" w:color="auto"/>
            <w:left w:val="none" w:sz="0" w:space="0" w:color="auto"/>
            <w:bottom w:val="none" w:sz="0" w:space="0" w:color="auto"/>
            <w:right w:val="none" w:sz="0" w:space="0" w:color="auto"/>
          </w:divBdr>
        </w:div>
        <w:div w:id="2011370814">
          <w:marLeft w:val="0"/>
          <w:marRight w:val="0"/>
          <w:marTop w:val="0"/>
          <w:marBottom w:val="0"/>
          <w:divBdr>
            <w:top w:val="none" w:sz="0" w:space="0" w:color="auto"/>
            <w:left w:val="none" w:sz="0" w:space="0" w:color="auto"/>
            <w:bottom w:val="none" w:sz="0" w:space="0" w:color="auto"/>
            <w:right w:val="none" w:sz="0" w:space="0" w:color="auto"/>
          </w:divBdr>
        </w:div>
        <w:div w:id="1025595829">
          <w:marLeft w:val="0"/>
          <w:marRight w:val="0"/>
          <w:marTop w:val="0"/>
          <w:marBottom w:val="0"/>
          <w:divBdr>
            <w:top w:val="none" w:sz="0" w:space="0" w:color="auto"/>
            <w:left w:val="none" w:sz="0" w:space="0" w:color="auto"/>
            <w:bottom w:val="none" w:sz="0" w:space="0" w:color="auto"/>
            <w:right w:val="none" w:sz="0" w:space="0" w:color="auto"/>
          </w:divBdr>
        </w:div>
        <w:div w:id="1143279597">
          <w:marLeft w:val="0"/>
          <w:marRight w:val="0"/>
          <w:marTop w:val="0"/>
          <w:marBottom w:val="0"/>
          <w:divBdr>
            <w:top w:val="none" w:sz="0" w:space="0" w:color="auto"/>
            <w:left w:val="none" w:sz="0" w:space="0" w:color="auto"/>
            <w:bottom w:val="none" w:sz="0" w:space="0" w:color="auto"/>
            <w:right w:val="none" w:sz="0" w:space="0" w:color="auto"/>
          </w:divBdr>
        </w:div>
        <w:div w:id="1441340389">
          <w:marLeft w:val="0"/>
          <w:marRight w:val="0"/>
          <w:marTop w:val="0"/>
          <w:marBottom w:val="0"/>
          <w:divBdr>
            <w:top w:val="none" w:sz="0" w:space="0" w:color="auto"/>
            <w:left w:val="none" w:sz="0" w:space="0" w:color="auto"/>
            <w:bottom w:val="none" w:sz="0" w:space="0" w:color="auto"/>
            <w:right w:val="none" w:sz="0" w:space="0" w:color="auto"/>
          </w:divBdr>
        </w:div>
        <w:div w:id="514925031">
          <w:marLeft w:val="0"/>
          <w:marRight w:val="0"/>
          <w:marTop w:val="0"/>
          <w:marBottom w:val="0"/>
          <w:divBdr>
            <w:top w:val="none" w:sz="0" w:space="0" w:color="auto"/>
            <w:left w:val="none" w:sz="0" w:space="0" w:color="auto"/>
            <w:bottom w:val="none" w:sz="0" w:space="0" w:color="auto"/>
            <w:right w:val="none" w:sz="0" w:space="0" w:color="auto"/>
          </w:divBdr>
        </w:div>
        <w:div w:id="752435629">
          <w:marLeft w:val="0"/>
          <w:marRight w:val="0"/>
          <w:marTop w:val="0"/>
          <w:marBottom w:val="0"/>
          <w:divBdr>
            <w:top w:val="none" w:sz="0" w:space="0" w:color="auto"/>
            <w:left w:val="none" w:sz="0" w:space="0" w:color="auto"/>
            <w:bottom w:val="none" w:sz="0" w:space="0" w:color="auto"/>
            <w:right w:val="none" w:sz="0" w:space="0" w:color="auto"/>
          </w:divBdr>
        </w:div>
        <w:div w:id="566916437">
          <w:marLeft w:val="0"/>
          <w:marRight w:val="0"/>
          <w:marTop w:val="0"/>
          <w:marBottom w:val="0"/>
          <w:divBdr>
            <w:top w:val="none" w:sz="0" w:space="0" w:color="auto"/>
            <w:left w:val="none" w:sz="0" w:space="0" w:color="auto"/>
            <w:bottom w:val="none" w:sz="0" w:space="0" w:color="auto"/>
            <w:right w:val="none" w:sz="0" w:space="0" w:color="auto"/>
          </w:divBdr>
        </w:div>
        <w:div w:id="1264801307">
          <w:marLeft w:val="0"/>
          <w:marRight w:val="0"/>
          <w:marTop w:val="0"/>
          <w:marBottom w:val="0"/>
          <w:divBdr>
            <w:top w:val="none" w:sz="0" w:space="0" w:color="auto"/>
            <w:left w:val="none" w:sz="0" w:space="0" w:color="auto"/>
            <w:bottom w:val="none" w:sz="0" w:space="0" w:color="auto"/>
            <w:right w:val="none" w:sz="0" w:space="0" w:color="auto"/>
          </w:divBdr>
        </w:div>
        <w:div w:id="469712339">
          <w:marLeft w:val="0"/>
          <w:marRight w:val="0"/>
          <w:marTop w:val="0"/>
          <w:marBottom w:val="0"/>
          <w:divBdr>
            <w:top w:val="none" w:sz="0" w:space="0" w:color="auto"/>
            <w:left w:val="none" w:sz="0" w:space="0" w:color="auto"/>
            <w:bottom w:val="none" w:sz="0" w:space="0" w:color="auto"/>
            <w:right w:val="none" w:sz="0" w:space="0" w:color="auto"/>
          </w:divBdr>
        </w:div>
        <w:div w:id="1281497988">
          <w:marLeft w:val="0"/>
          <w:marRight w:val="0"/>
          <w:marTop w:val="0"/>
          <w:marBottom w:val="0"/>
          <w:divBdr>
            <w:top w:val="none" w:sz="0" w:space="0" w:color="auto"/>
            <w:left w:val="none" w:sz="0" w:space="0" w:color="auto"/>
            <w:bottom w:val="none" w:sz="0" w:space="0" w:color="auto"/>
            <w:right w:val="none" w:sz="0" w:space="0" w:color="auto"/>
          </w:divBdr>
        </w:div>
        <w:div w:id="67072547">
          <w:marLeft w:val="0"/>
          <w:marRight w:val="0"/>
          <w:marTop w:val="0"/>
          <w:marBottom w:val="0"/>
          <w:divBdr>
            <w:top w:val="none" w:sz="0" w:space="0" w:color="auto"/>
            <w:left w:val="none" w:sz="0" w:space="0" w:color="auto"/>
            <w:bottom w:val="none" w:sz="0" w:space="0" w:color="auto"/>
            <w:right w:val="none" w:sz="0" w:space="0" w:color="auto"/>
          </w:divBdr>
        </w:div>
        <w:div w:id="1400011417">
          <w:marLeft w:val="0"/>
          <w:marRight w:val="0"/>
          <w:marTop w:val="0"/>
          <w:marBottom w:val="0"/>
          <w:divBdr>
            <w:top w:val="none" w:sz="0" w:space="0" w:color="auto"/>
            <w:left w:val="none" w:sz="0" w:space="0" w:color="auto"/>
            <w:bottom w:val="none" w:sz="0" w:space="0" w:color="auto"/>
            <w:right w:val="none" w:sz="0" w:space="0" w:color="auto"/>
          </w:divBdr>
        </w:div>
        <w:div w:id="241835556">
          <w:marLeft w:val="0"/>
          <w:marRight w:val="0"/>
          <w:marTop w:val="0"/>
          <w:marBottom w:val="0"/>
          <w:divBdr>
            <w:top w:val="none" w:sz="0" w:space="0" w:color="auto"/>
            <w:left w:val="none" w:sz="0" w:space="0" w:color="auto"/>
            <w:bottom w:val="none" w:sz="0" w:space="0" w:color="auto"/>
            <w:right w:val="none" w:sz="0" w:space="0" w:color="auto"/>
          </w:divBdr>
        </w:div>
        <w:div w:id="1622421091">
          <w:marLeft w:val="0"/>
          <w:marRight w:val="0"/>
          <w:marTop w:val="0"/>
          <w:marBottom w:val="0"/>
          <w:divBdr>
            <w:top w:val="none" w:sz="0" w:space="0" w:color="auto"/>
            <w:left w:val="none" w:sz="0" w:space="0" w:color="auto"/>
            <w:bottom w:val="none" w:sz="0" w:space="0" w:color="auto"/>
            <w:right w:val="none" w:sz="0" w:space="0" w:color="auto"/>
          </w:divBdr>
        </w:div>
        <w:div w:id="740634622">
          <w:marLeft w:val="0"/>
          <w:marRight w:val="0"/>
          <w:marTop w:val="0"/>
          <w:marBottom w:val="0"/>
          <w:divBdr>
            <w:top w:val="none" w:sz="0" w:space="0" w:color="auto"/>
            <w:left w:val="none" w:sz="0" w:space="0" w:color="auto"/>
            <w:bottom w:val="none" w:sz="0" w:space="0" w:color="auto"/>
            <w:right w:val="none" w:sz="0" w:space="0" w:color="auto"/>
          </w:divBdr>
        </w:div>
        <w:div w:id="914704959">
          <w:marLeft w:val="0"/>
          <w:marRight w:val="0"/>
          <w:marTop w:val="0"/>
          <w:marBottom w:val="0"/>
          <w:divBdr>
            <w:top w:val="none" w:sz="0" w:space="0" w:color="auto"/>
            <w:left w:val="none" w:sz="0" w:space="0" w:color="auto"/>
            <w:bottom w:val="none" w:sz="0" w:space="0" w:color="auto"/>
            <w:right w:val="none" w:sz="0" w:space="0" w:color="auto"/>
          </w:divBdr>
        </w:div>
        <w:div w:id="927156929">
          <w:marLeft w:val="0"/>
          <w:marRight w:val="0"/>
          <w:marTop w:val="0"/>
          <w:marBottom w:val="0"/>
          <w:divBdr>
            <w:top w:val="none" w:sz="0" w:space="0" w:color="auto"/>
            <w:left w:val="none" w:sz="0" w:space="0" w:color="auto"/>
            <w:bottom w:val="none" w:sz="0" w:space="0" w:color="auto"/>
            <w:right w:val="none" w:sz="0" w:space="0" w:color="auto"/>
          </w:divBdr>
        </w:div>
        <w:div w:id="48841489">
          <w:marLeft w:val="0"/>
          <w:marRight w:val="0"/>
          <w:marTop w:val="0"/>
          <w:marBottom w:val="0"/>
          <w:divBdr>
            <w:top w:val="none" w:sz="0" w:space="0" w:color="auto"/>
            <w:left w:val="none" w:sz="0" w:space="0" w:color="auto"/>
            <w:bottom w:val="none" w:sz="0" w:space="0" w:color="auto"/>
            <w:right w:val="none" w:sz="0" w:space="0" w:color="auto"/>
          </w:divBdr>
        </w:div>
        <w:div w:id="1518276970">
          <w:marLeft w:val="0"/>
          <w:marRight w:val="0"/>
          <w:marTop w:val="0"/>
          <w:marBottom w:val="0"/>
          <w:divBdr>
            <w:top w:val="none" w:sz="0" w:space="0" w:color="auto"/>
            <w:left w:val="none" w:sz="0" w:space="0" w:color="auto"/>
            <w:bottom w:val="none" w:sz="0" w:space="0" w:color="auto"/>
            <w:right w:val="none" w:sz="0" w:space="0" w:color="auto"/>
          </w:divBdr>
        </w:div>
        <w:div w:id="539047840">
          <w:marLeft w:val="0"/>
          <w:marRight w:val="0"/>
          <w:marTop w:val="0"/>
          <w:marBottom w:val="0"/>
          <w:divBdr>
            <w:top w:val="none" w:sz="0" w:space="0" w:color="auto"/>
            <w:left w:val="none" w:sz="0" w:space="0" w:color="auto"/>
            <w:bottom w:val="none" w:sz="0" w:space="0" w:color="auto"/>
            <w:right w:val="none" w:sz="0" w:space="0" w:color="auto"/>
          </w:divBdr>
        </w:div>
        <w:div w:id="2078165144">
          <w:marLeft w:val="0"/>
          <w:marRight w:val="0"/>
          <w:marTop w:val="0"/>
          <w:marBottom w:val="0"/>
          <w:divBdr>
            <w:top w:val="none" w:sz="0" w:space="0" w:color="auto"/>
            <w:left w:val="none" w:sz="0" w:space="0" w:color="auto"/>
            <w:bottom w:val="none" w:sz="0" w:space="0" w:color="auto"/>
            <w:right w:val="none" w:sz="0" w:space="0" w:color="auto"/>
          </w:divBdr>
        </w:div>
        <w:div w:id="1298801778">
          <w:marLeft w:val="0"/>
          <w:marRight w:val="0"/>
          <w:marTop w:val="0"/>
          <w:marBottom w:val="0"/>
          <w:divBdr>
            <w:top w:val="none" w:sz="0" w:space="0" w:color="auto"/>
            <w:left w:val="none" w:sz="0" w:space="0" w:color="auto"/>
            <w:bottom w:val="none" w:sz="0" w:space="0" w:color="auto"/>
            <w:right w:val="none" w:sz="0" w:space="0" w:color="auto"/>
          </w:divBdr>
        </w:div>
        <w:div w:id="2035419960">
          <w:marLeft w:val="0"/>
          <w:marRight w:val="0"/>
          <w:marTop w:val="0"/>
          <w:marBottom w:val="0"/>
          <w:divBdr>
            <w:top w:val="none" w:sz="0" w:space="0" w:color="auto"/>
            <w:left w:val="none" w:sz="0" w:space="0" w:color="auto"/>
            <w:bottom w:val="none" w:sz="0" w:space="0" w:color="auto"/>
            <w:right w:val="none" w:sz="0" w:space="0" w:color="auto"/>
          </w:divBdr>
        </w:div>
        <w:div w:id="652373874">
          <w:marLeft w:val="0"/>
          <w:marRight w:val="0"/>
          <w:marTop w:val="0"/>
          <w:marBottom w:val="0"/>
          <w:divBdr>
            <w:top w:val="none" w:sz="0" w:space="0" w:color="auto"/>
            <w:left w:val="none" w:sz="0" w:space="0" w:color="auto"/>
            <w:bottom w:val="none" w:sz="0" w:space="0" w:color="auto"/>
            <w:right w:val="none" w:sz="0" w:space="0" w:color="auto"/>
          </w:divBdr>
        </w:div>
        <w:div w:id="1741292009">
          <w:marLeft w:val="0"/>
          <w:marRight w:val="0"/>
          <w:marTop w:val="0"/>
          <w:marBottom w:val="0"/>
          <w:divBdr>
            <w:top w:val="none" w:sz="0" w:space="0" w:color="auto"/>
            <w:left w:val="none" w:sz="0" w:space="0" w:color="auto"/>
            <w:bottom w:val="none" w:sz="0" w:space="0" w:color="auto"/>
            <w:right w:val="none" w:sz="0" w:space="0" w:color="auto"/>
          </w:divBdr>
        </w:div>
        <w:div w:id="733893445">
          <w:marLeft w:val="0"/>
          <w:marRight w:val="0"/>
          <w:marTop w:val="0"/>
          <w:marBottom w:val="0"/>
          <w:divBdr>
            <w:top w:val="none" w:sz="0" w:space="0" w:color="auto"/>
            <w:left w:val="none" w:sz="0" w:space="0" w:color="auto"/>
            <w:bottom w:val="none" w:sz="0" w:space="0" w:color="auto"/>
            <w:right w:val="none" w:sz="0" w:space="0" w:color="auto"/>
          </w:divBdr>
        </w:div>
        <w:div w:id="1822305359">
          <w:marLeft w:val="0"/>
          <w:marRight w:val="0"/>
          <w:marTop w:val="0"/>
          <w:marBottom w:val="0"/>
          <w:divBdr>
            <w:top w:val="none" w:sz="0" w:space="0" w:color="auto"/>
            <w:left w:val="none" w:sz="0" w:space="0" w:color="auto"/>
            <w:bottom w:val="none" w:sz="0" w:space="0" w:color="auto"/>
            <w:right w:val="none" w:sz="0" w:space="0" w:color="auto"/>
          </w:divBdr>
        </w:div>
        <w:div w:id="1766001102">
          <w:marLeft w:val="0"/>
          <w:marRight w:val="0"/>
          <w:marTop w:val="0"/>
          <w:marBottom w:val="0"/>
          <w:divBdr>
            <w:top w:val="none" w:sz="0" w:space="0" w:color="auto"/>
            <w:left w:val="none" w:sz="0" w:space="0" w:color="auto"/>
            <w:bottom w:val="none" w:sz="0" w:space="0" w:color="auto"/>
            <w:right w:val="none" w:sz="0" w:space="0" w:color="auto"/>
          </w:divBdr>
        </w:div>
        <w:div w:id="634801657">
          <w:marLeft w:val="0"/>
          <w:marRight w:val="0"/>
          <w:marTop w:val="0"/>
          <w:marBottom w:val="0"/>
          <w:divBdr>
            <w:top w:val="none" w:sz="0" w:space="0" w:color="auto"/>
            <w:left w:val="none" w:sz="0" w:space="0" w:color="auto"/>
            <w:bottom w:val="none" w:sz="0" w:space="0" w:color="auto"/>
            <w:right w:val="none" w:sz="0" w:space="0" w:color="auto"/>
          </w:divBdr>
        </w:div>
        <w:div w:id="492919671">
          <w:marLeft w:val="0"/>
          <w:marRight w:val="0"/>
          <w:marTop w:val="0"/>
          <w:marBottom w:val="0"/>
          <w:divBdr>
            <w:top w:val="none" w:sz="0" w:space="0" w:color="auto"/>
            <w:left w:val="none" w:sz="0" w:space="0" w:color="auto"/>
            <w:bottom w:val="none" w:sz="0" w:space="0" w:color="auto"/>
            <w:right w:val="none" w:sz="0" w:space="0" w:color="auto"/>
          </w:divBdr>
        </w:div>
        <w:div w:id="5255767">
          <w:marLeft w:val="0"/>
          <w:marRight w:val="0"/>
          <w:marTop w:val="0"/>
          <w:marBottom w:val="0"/>
          <w:divBdr>
            <w:top w:val="none" w:sz="0" w:space="0" w:color="auto"/>
            <w:left w:val="none" w:sz="0" w:space="0" w:color="auto"/>
            <w:bottom w:val="none" w:sz="0" w:space="0" w:color="auto"/>
            <w:right w:val="none" w:sz="0" w:space="0" w:color="auto"/>
          </w:divBdr>
        </w:div>
        <w:div w:id="1451850724">
          <w:marLeft w:val="0"/>
          <w:marRight w:val="0"/>
          <w:marTop w:val="0"/>
          <w:marBottom w:val="0"/>
          <w:divBdr>
            <w:top w:val="none" w:sz="0" w:space="0" w:color="auto"/>
            <w:left w:val="none" w:sz="0" w:space="0" w:color="auto"/>
            <w:bottom w:val="none" w:sz="0" w:space="0" w:color="auto"/>
            <w:right w:val="none" w:sz="0" w:space="0" w:color="auto"/>
          </w:divBdr>
        </w:div>
        <w:div w:id="65735333">
          <w:marLeft w:val="0"/>
          <w:marRight w:val="0"/>
          <w:marTop w:val="0"/>
          <w:marBottom w:val="0"/>
          <w:divBdr>
            <w:top w:val="none" w:sz="0" w:space="0" w:color="auto"/>
            <w:left w:val="none" w:sz="0" w:space="0" w:color="auto"/>
            <w:bottom w:val="none" w:sz="0" w:space="0" w:color="auto"/>
            <w:right w:val="none" w:sz="0" w:space="0" w:color="auto"/>
          </w:divBdr>
        </w:div>
        <w:div w:id="1220633904">
          <w:marLeft w:val="0"/>
          <w:marRight w:val="0"/>
          <w:marTop w:val="0"/>
          <w:marBottom w:val="0"/>
          <w:divBdr>
            <w:top w:val="none" w:sz="0" w:space="0" w:color="auto"/>
            <w:left w:val="none" w:sz="0" w:space="0" w:color="auto"/>
            <w:bottom w:val="none" w:sz="0" w:space="0" w:color="auto"/>
            <w:right w:val="none" w:sz="0" w:space="0" w:color="auto"/>
          </w:divBdr>
        </w:div>
        <w:div w:id="575017472">
          <w:marLeft w:val="0"/>
          <w:marRight w:val="0"/>
          <w:marTop w:val="0"/>
          <w:marBottom w:val="0"/>
          <w:divBdr>
            <w:top w:val="none" w:sz="0" w:space="0" w:color="auto"/>
            <w:left w:val="none" w:sz="0" w:space="0" w:color="auto"/>
            <w:bottom w:val="none" w:sz="0" w:space="0" w:color="auto"/>
            <w:right w:val="none" w:sz="0" w:space="0" w:color="auto"/>
          </w:divBdr>
        </w:div>
        <w:div w:id="666592576">
          <w:marLeft w:val="0"/>
          <w:marRight w:val="0"/>
          <w:marTop w:val="0"/>
          <w:marBottom w:val="0"/>
          <w:divBdr>
            <w:top w:val="none" w:sz="0" w:space="0" w:color="auto"/>
            <w:left w:val="none" w:sz="0" w:space="0" w:color="auto"/>
            <w:bottom w:val="none" w:sz="0" w:space="0" w:color="auto"/>
            <w:right w:val="none" w:sz="0" w:space="0" w:color="auto"/>
          </w:divBdr>
        </w:div>
        <w:div w:id="192230340">
          <w:marLeft w:val="0"/>
          <w:marRight w:val="0"/>
          <w:marTop w:val="0"/>
          <w:marBottom w:val="0"/>
          <w:divBdr>
            <w:top w:val="none" w:sz="0" w:space="0" w:color="auto"/>
            <w:left w:val="none" w:sz="0" w:space="0" w:color="auto"/>
            <w:bottom w:val="none" w:sz="0" w:space="0" w:color="auto"/>
            <w:right w:val="none" w:sz="0" w:space="0" w:color="auto"/>
          </w:divBdr>
        </w:div>
        <w:div w:id="2057579540">
          <w:marLeft w:val="0"/>
          <w:marRight w:val="0"/>
          <w:marTop w:val="0"/>
          <w:marBottom w:val="0"/>
          <w:divBdr>
            <w:top w:val="none" w:sz="0" w:space="0" w:color="auto"/>
            <w:left w:val="none" w:sz="0" w:space="0" w:color="auto"/>
            <w:bottom w:val="none" w:sz="0" w:space="0" w:color="auto"/>
            <w:right w:val="none" w:sz="0" w:space="0" w:color="auto"/>
          </w:divBdr>
        </w:div>
        <w:div w:id="1226406094">
          <w:marLeft w:val="0"/>
          <w:marRight w:val="0"/>
          <w:marTop w:val="0"/>
          <w:marBottom w:val="0"/>
          <w:divBdr>
            <w:top w:val="none" w:sz="0" w:space="0" w:color="auto"/>
            <w:left w:val="none" w:sz="0" w:space="0" w:color="auto"/>
            <w:bottom w:val="none" w:sz="0" w:space="0" w:color="auto"/>
            <w:right w:val="none" w:sz="0" w:space="0" w:color="auto"/>
          </w:divBdr>
        </w:div>
        <w:div w:id="1429354482">
          <w:marLeft w:val="0"/>
          <w:marRight w:val="0"/>
          <w:marTop w:val="0"/>
          <w:marBottom w:val="0"/>
          <w:divBdr>
            <w:top w:val="none" w:sz="0" w:space="0" w:color="auto"/>
            <w:left w:val="none" w:sz="0" w:space="0" w:color="auto"/>
            <w:bottom w:val="none" w:sz="0" w:space="0" w:color="auto"/>
            <w:right w:val="none" w:sz="0" w:space="0" w:color="auto"/>
          </w:divBdr>
        </w:div>
        <w:div w:id="1515607151">
          <w:marLeft w:val="0"/>
          <w:marRight w:val="0"/>
          <w:marTop w:val="0"/>
          <w:marBottom w:val="0"/>
          <w:divBdr>
            <w:top w:val="none" w:sz="0" w:space="0" w:color="auto"/>
            <w:left w:val="none" w:sz="0" w:space="0" w:color="auto"/>
            <w:bottom w:val="none" w:sz="0" w:space="0" w:color="auto"/>
            <w:right w:val="none" w:sz="0" w:space="0" w:color="auto"/>
          </w:divBdr>
        </w:div>
        <w:div w:id="1027485880">
          <w:marLeft w:val="0"/>
          <w:marRight w:val="0"/>
          <w:marTop w:val="0"/>
          <w:marBottom w:val="0"/>
          <w:divBdr>
            <w:top w:val="none" w:sz="0" w:space="0" w:color="auto"/>
            <w:left w:val="none" w:sz="0" w:space="0" w:color="auto"/>
            <w:bottom w:val="none" w:sz="0" w:space="0" w:color="auto"/>
            <w:right w:val="none" w:sz="0" w:space="0" w:color="auto"/>
          </w:divBdr>
        </w:div>
        <w:div w:id="229971386">
          <w:marLeft w:val="0"/>
          <w:marRight w:val="0"/>
          <w:marTop w:val="0"/>
          <w:marBottom w:val="0"/>
          <w:divBdr>
            <w:top w:val="none" w:sz="0" w:space="0" w:color="auto"/>
            <w:left w:val="none" w:sz="0" w:space="0" w:color="auto"/>
            <w:bottom w:val="none" w:sz="0" w:space="0" w:color="auto"/>
            <w:right w:val="none" w:sz="0" w:space="0" w:color="auto"/>
          </w:divBdr>
        </w:div>
        <w:div w:id="1079133885">
          <w:marLeft w:val="0"/>
          <w:marRight w:val="0"/>
          <w:marTop w:val="0"/>
          <w:marBottom w:val="0"/>
          <w:divBdr>
            <w:top w:val="none" w:sz="0" w:space="0" w:color="auto"/>
            <w:left w:val="none" w:sz="0" w:space="0" w:color="auto"/>
            <w:bottom w:val="none" w:sz="0" w:space="0" w:color="auto"/>
            <w:right w:val="none" w:sz="0" w:space="0" w:color="auto"/>
          </w:divBdr>
        </w:div>
        <w:div w:id="1462578627">
          <w:marLeft w:val="0"/>
          <w:marRight w:val="0"/>
          <w:marTop w:val="0"/>
          <w:marBottom w:val="0"/>
          <w:divBdr>
            <w:top w:val="none" w:sz="0" w:space="0" w:color="auto"/>
            <w:left w:val="none" w:sz="0" w:space="0" w:color="auto"/>
            <w:bottom w:val="none" w:sz="0" w:space="0" w:color="auto"/>
            <w:right w:val="none" w:sz="0" w:space="0" w:color="auto"/>
          </w:divBdr>
        </w:div>
        <w:div w:id="1531576688">
          <w:marLeft w:val="0"/>
          <w:marRight w:val="0"/>
          <w:marTop w:val="0"/>
          <w:marBottom w:val="0"/>
          <w:divBdr>
            <w:top w:val="none" w:sz="0" w:space="0" w:color="auto"/>
            <w:left w:val="none" w:sz="0" w:space="0" w:color="auto"/>
            <w:bottom w:val="none" w:sz="0" w:space="0" w:color="auto"/>
            <w:right w:val="none" w:sz="0" w:space="0" w:color="auto"/>
          </w:divBdr>
        </w:div>
        <w:div w:id="412357426">
          <w:marLeft w:val="0"/>
          <w:marRight w:val="0"/>
          <w:marTop w:val="0"/>
          <w:marBottom w:val="0"/>
          <w:divBdr>
            <w:top w:val="none" w:sz="0" w:space="0" w:color="auto"/>
            <w:left w:val="none" w:sz="0" w:space="0" w:color="auto"/>
            <w:bottom w:val="none" w:sz="0" w:space="0" w:color="auto"/>
            <w:right w:val="none" w:sz="0" w:space="0" w:color="auto"/>
          </w:divBdr>
        </w:div>
        <w:div w:id="101843055">
          <w:marLeft w:val="0"/>
          <w:marRight w:val="0"/>
          <w:marTop w:val="0"/>
          <w:marBottom w:val="0"/>
          <w:divBdr>
            <w:top w:val="none" w:sz="0" w:space="0" w:color="auto"/>
            <w:left w:val="none" w:sz="0" w:space="0" w:color="auto"/>
            <w:bottom w:val="none" w:sz="0" w:space="0" w:color="auto"/>
            <w:right w:val="none" w:sz="0" w:space="0" w:color="auto"/>
          </w:divBdr>
        </w:div>
        <w:div w:id="1975720727">
          <w:marLeft w:val="0"/>
          <w:marRight w:val="0"/>
          <w:marTop w:val="0"/>
          <w:marBottom w:val="0"/>
          <w:divBdr>
            <w:top w:val="none" w:sz="0" w:space="0" w:color="auto"/>
            <w:left w:val="none" w:sz="0" w:space="0" w:color="auto"/>
            <w:bottom w:val="none" w:sz="0" w:space="0" w:color="auto"/>
            <w:right w:val="none" w:sz="0" w:space="0" w:color="auto"/>
          </w:divBdr>
        </w:div>
        <w:div w:id="180095849">
          <w:marLeft w:val="0"/>
          <w:marRight w:val="0"/>
          <w:marTop w:val="0"/>
          <w:marBottom w:val="0"/>
          <w:divBdr>
            <w:top w:val="none" w:sz="0" w:space="0" w:color="auto"/>
            <w:left w:val="none" w:sz="0" w:space="0" w:color="auto"/>
            <w:bottom w:val="none" w:sz="0" w:space="0" w:color="auto"/>
            <w:right w:val="none" w:sz="0" w:space="0" w:color="auto"/>
          </w:divBdr>
        </w:div>
        <w:div w:id="1937128309">
          <w:marLeft w:val="0"/>
          <w:marRight w:val="0"/>
          <w:marTop w:val="0"/>
          <w:marBottom w:val="0"/>
          <w:divBdr>
            <w:top w:val="none" w:sz="0" w:space="0" w:color="auto"/>
            <w:left w:val="none" w:sz="0" w:space="0" w:color="auto"/>
            <w:bottom w:val="none" w:sz="0" w:space="0" w:color="auto"/>
            <w:right w:val="none" w:sz="0" w:space="0" w:color="auto"/>
          </w:divBdr>
        </w:div>
        <w:div w:id="1830822573">
          <w:marLeft w:val="0"/>
          <w:marRight w:val="0"/>
          <w:marTop w:val="0"/>
          <w:marBottom w:val="0"/>
          <w:divBdr>
            <w:top w:val="none" w:sz="0" w:space="0" w:color="auto"/>
            <w:left w:val="none" w:sz="0" w:space="0" w:color="auto"/>
            <w:bottom w:val="none" w:sz="0" w:space="0" w:color="auto"/>
            <w:right w:val="none" w:sz="0" w:space="0" w:color="auto"/>
          </w:divBdr>
        </w:div>
        <w:div w:id="1219896162">
          <w:marLeft w:val="0"/>
          <w:marRight w:val="0"/>
          <w:marTop w:val="0"/>
          <w:marBottom w:val="0"/>
          <w:divBdr>
            <w:top w:val="none" w:sz="0" w:space="0" w:color="auto"/>
            <w:left w:val="none" w:sz="0" w:space="0" w:color="auto"/>
            <w:bottom w:val="none" w:sz="0" w:space="0" w:color="auto"/>
            <w:right w:val="none" w:sz="0" w:space="0" w:color="auto"/>
          </w:divBdr>
        </w:div>
        <w:div w:id="1037580506">
          <w:marLeft w:val="0"/>
          <w:marRight w:val="0"/>
          <w:marTop w:val="0"/>
          <w:marBottom w:val="0"/>
          <w:divBdr>
            <w:top w:val="none" w:sz="0" w:space="0" w:color="auto"/>
            <w:left w:val="none" w:sz="0" w:space="0" w:color="auto"/>
            <w:bottom w:val="none" w:sz="0" w:space="0" w:color="auto"/>
            <w:right w:val="none" w:sz="0" w:space="0" w:color="auto"/>
          </w:divBdr>
        </w:div>
        <w:div w:id="783159548">
          <w:marLeft w:val="0"/>
          <w:marRight w:val="0"/>
          <w:marTop w:val="0"/>
          <w:marBottom w:val="0"/>
          <w:divBdr>
            <w:top w:val="none" w:sz="0" w:space="0" w:color="auto"/>
            <w:left w:val="none" w:sz="0" w:space="0" w:color="auto"/>
            <w:bottom w:val="none" w:sz="0" w:space="0" w:color="auto"/>
            <w:right w:val="none" w:sz="0" w:space="0" w:color="auto"/>
          </w:divBdr>
        </w:div>
        <w:div w:id="135757353">
          <w:marLeft w:val="0"/>
          <w:marRight w:val="0"/>
          <w:marTop w:val="0"/>
          <w:marBottom w:val="0"/>
          <w:divBdr>
            <w:top w:val="none" w:sz="0" w:space="0" w:color="auto"/>
            <w:left w:val="none" w:sz="0" w:space="0" w:color="auto"/>
            <w:bottom w:val="none" w:sz="0" w:space="0" w:color="auto"/>
            <w:right w:val="none" w:sz="0" w:space="0" w:color="auto"/>
          </w:divBdr>
        </w:div>
        <w:div w:id="1686789902">
          <w:marLeft w:val="0"/>
          <w:marRight w:val="0"/>
          <w:marTop w:val="0"/>
          <w:marBottom w:val="0"/>
          <w:divBdr>
            <w:top w:val="none" w:sz="0" w:space="0" w:color="auto"/>
            <w:left w:val="none" w:sz="0" w:space="0" w:color="auto"/>
            <w:bottom w:val="none" w:sz="0" w:space="0" w:color="auto"/>
            <w:right w:val="none" w:sz="0" w:space="0" w:color="auto"/>
          </w:divBdr>
        </w:div>
        <w:div w:id="719745354">
          <w:marLeft w:val="0"/>
          <w:marRight w:val="0"/>
          <w:marTop w:val="0"/>
          <w:marBottom w:val="0"/>
          <w:divBdr>
            <w:top w:val="none" w:sz="0" w:space="0" w:color="auto"/>
            <w:left w:val="none" w:sz="0" w:space="0" w:color="auto"/>
            <w:bottom w:val="none" w:sz="0" w:space="0" w:color="auto"/>
            <w:right w:val="none" w:sz="0" w:space="0" w:color="auto"/>
          </w:divBdr>
        </w:div>
        <w:div w:id="1657223626">
          <w:marLeft w:val="0"/>
          <w:marRight w:val="0"/>
          <w:marTop w:val="0"/>
          <w:marBottom w:val="0"/>
          <w:divBdr>
            <w:top w:val="none" w:sz="0" w:space="0" w:color="auto"/>
            <w:left w:val="none" w:sz="0" w:space="0" w:color="auto"/>
            <w:bottom w:val="none" w:sz="0" w:space="0" w:color="auto"/>
            <w:right w:val="none" w:sz="0" w:space="0" w:color="auto"/>
          </w:divBdr>
        </w:div>
        <w:div w:id="459882450">
          <w:marLeft w:val="0"/>
          <w:marRight w:val="0"/>
          <w:marTop w:val="0"/>
          <w:marBottom w:val="0"/>
          <w:divBdr>
            <w:top w:val="none" w:sz="0" w:space="0" w:color="auto"/>
            <w:left w:val="none" w:sz="0" w:space="0" w:color="auto"/>
            <w:bottom w:val="none" w:sz="0" w:space="0" w:color="auto"/>
            <w:right w:val="none" w:sz="0" w:space="0" w:color="auto"/>
          </w:divBdr>
        </w:div>
        <w:div w:id="112865236">
          <w:marLeft w:val="0"/>
          <w:marRight w:val="0"/>
          <w:marTop w:val="0"/>
          <w:marBottom w:val="0"/>
          <w:divBdr>
            <w:top w:val="none" w:sz="0" w:space="0" w:color="auto"/>
            <w:left w:val="none" w:sz="0" w:space="0" w:color="auto"/>
            <w:bottom w:val="none" w:sz="0" w:space="0" w:color="auto"/>
            <w:right w:val="none" w:sz="0" w:space="0" w:color="auto"/>
          </w:divBdr>
        </w:div>
        <w:div w:id="1069114427">
          <w:marLeft w:val="0"/>
          <w:marRight w:val="0"/>
          <w:marTop w:val="0"/>
          <w:marBottom w:val="0"/>
          <w:divBdr>
            <w:top w:val="none" w:sz="0" w:space="0" w:color="auto"/>
            <w:left w:val="none" w:sz="0" w:space="0" w:color="auto"/>
            <w:bottom w:val="none" w:sz="0" w:space="0" w:color="auto"/>
            <w:right w:val="none" w:sz="0" w:space="0" w:color="auto"/>
          </w:divBdr>
        </w:div>
        <w:div w:id="2072389934">
          <w:marLeft w:val="0"/>
          <w:marRight w:val="0"/>
          <w:marTop w:val="0"/>
          <w:marBottom w:val="0"/>
          <w:divBdr>
            <w:top w:val="none" w:sz="0" w:space="0" w:color="auto"/>
            <w:left w:val="none" w:sz="0" w:space="0" w:color="auto"/>
            <w:bottom w:val="none" w:sz="0" w:space="0" w:color="auto"/>
            <w:right w:val="none" w:sz="0" w:space="0" w:color="auto"/>
          </w:divBdr>
        </w:div>
        <w:div w:id="1997755402">
          <w:marLeft w:val="0"/>
          <w:marRight w:val="0"/>
          <w:marTop w:val="0"/>
          <w:marBottom w:val="0"/>
          <w:divBdr>
            <w:top w:val="none" w:sz="0" w:space="0" w:color="auto"/>
            <w:left w:val="none" w:sz="0" w:space="0" w:color="auto"/>
            <w:bottom w:val="none" w:sz="0" w:space="0" w:color="auto"/>
            <w:right w:val="none" w:sz="0" w:space="0" w:color="auto"/>
          </w:divBdr>
        </w:div>
        <w:div w:id="773287250">
          <w:marLeft w:val="0"/>
          <w:marRight w:val="0"/>
          <w:marTop w:val="0"/>
          <w:marBottom w:val="0"/>
          <w:divBdr>
            <w:top w:val="none" w:sz="0" w:space="0" w:color="auto"/>
            <w:left w:val="none" w:sz="0" w:space="0" w:color="auto"/>
            <w:bottom w:val="none" w:sz="0" w:space="0" w:color="auto"/>
            <w:right w:val="none" w:sz="0" w:space="0" w:color="auto"/>
          </w:divBdr>
        </w:div>
        <w:div w:id="228545061">
          <w:marLeft w:val="0"/>
          <w:marRight w:val="0"/>
          <w:marTop w:val="0"/>
          <w:marBottom w:val="0"/>
          <w:divBdr>
            <w:top w:val="none" w:sz="0" w:space="0" w:color="auto"/>
            <w:left w:val="none" w:sz="0" w:space="0" w:color="auto"/>
            <w:bottom w:val="none" w:sz="0" w:space="0" w:color="auto"/>
            <w:right w:val="none" w:sz="0" w:space="0" w:color="auto"/>
          </w:divBdr>
        </w:div>
        <w:div w:id="2032100703">
          <w:marLeft w:val="0"/>
          <w:marRight w:val="0"/>
          <w:marTop w:val="0"/>
          <w:marBottom w:val="0"/>
          <w:divBdr>
            <w:top w:val="none" w:sz="0" w:space="0" w:color="auto"/>
            <w:left w:val="none" w:sz="0" w:space="0" w:color="auto"/>
            <w:bottom w:val="none" w:sz="0" w:space="0" w:color="auto"/>
            <w:right w:val="none" w:sz="0" w:space="0" w:color="auto"/>
          </w:divBdr>
        </w:div>
        <w:div w:id="184365298">
          <w:marLeft w:val="0"/>
          <w:marRight w:val="0"/>
          <w:marTop w:val="0"/>
          <w:marBottom w:val="0"/>
          <w:divBdr>
            <w:top w:val="none" w:sz="0" w:space="0" w:color="auto"/>
            <w:left w:val="none" w:sz="0" w:space="0" w:color="auto"/>
            <w:bottom w:val="none" w:sz="0" w:space="0" w:color="auto"/>
            <w:right w:val="none" w:sz="0" w:space="0" w:color="auto"/>
          </w:divBdr>
        </w:div>
        <w:div w:id="1922059639">
          <w:marLeft w:val="0"/>
          <w:marRight w:val="0"/>
          <w:marTop w:val="0"/>
          <w:marBottom w:val="0"/>
          <w:divBdr>
            <w:top w:val="none" w:sz="0" w:space="0" w:color="auto"/>
            <w:left w:val="none" w:sz="0" w:space="0" w:color="auto"/>
            <w:bottom w:val="none" w:sz="0" w:space="0" w:color="auto"/>
            <w:right w:val="none" w:sz="0" w:space="0" w:color="auto"/>
          </w:divBdr>
        </w:div>
        <w:div w:id="300891478">
          <w:marLeft w:val="0"/>
          <w:marRight w:val="0"/>
          <w:marTop w:val="0"/>
          <w:marBottom w:val="0"/>
          <w:divBdr>
            <w:top w:val="none" w:sz="0" w:space="0" w:color="auto"/>
            <w:left w:val="none" w:sz="0" w:space="0" w:color="auto"/>
            <w:bottom w:val="none" w:sz="0" w:space="0" w:color="auto"/>
            <w:right w:val="none" w:sz="0" w:space="0" w:color="auto"/>
          </w:divBdr>
        </w:div>
        <w:div w:id="2084404915">
          <w:marLeft w:val="0"/>
          <w:marRight w:val="0"/>
          <w:marTop w:val="0"/>
          <w:marBottom w:val="0"/>
          <w:divBdr>
            <w:top w:val="none" w:sz="0" w:space="0" w:color="auto"/>
            <w:left w:val="none" w:sz="0" w:space="0" w:color="auto"/>
            <w:bottom w:val="none" w:sz="0" w:space="0" w:color="auto"/>
            <w:right w:val="none" w:sz="0" w:space="0" w:color="auto"/>
          </w:divBdr>
        </w:div>
        <w:div w:id="2006198638">
          <w:marLeft w:val="0"/>
          <w:marRight w:val="0"/>
          <w:marTop w:val="0"/>
          <w:marBottom w:val="0"/>
          <w:divBdr>
            <w:top w:val="none" w:sz="0" w:space="0" w:color="auto"/>
            <w:left w:val="none" w:sz="0" w:space="0" w:color="auto"/>
            <w:bottom w:val="none" w:sz="0" w:space="0" w:color="auto"/>
            <w:right w:val="none" w:sz="0" w:space="0" w:color="auto"/>
          </w:divBdr>
        </w:div>
        <w:div w:id="608389258">
          <w:marLeft w:val="0"/>
          <w:marRight w:val="0"/>
          <w:marTop w:val="0"/>
          <w:marBottom w:val="0"/>
          <w:divBdr>
            <w:top w:val="none" w:sz="0" w:space="0" w:color="auto"/>
            <w:left w:val="none" w:sz="0" w:space="0" w:color="auto"/>
            <w:bottom w:val="none" w:sz="0" w:space="0" w:color="auto"/>
            <w:right w:val="none" w:sz="0" w:space="0" w:color="auto"/>
          </w:divBdr>
        </w:div>
        <w:div w:id="55402441">
          <w:marLeft w:val="0"/>
          <w:marRight w:val="0"/>
          <w:marTop w:val="0"/>
          <w:marBottom w:val="0"/>
          <w:divBdr>
            <w:top w:val="none" w:sz="0" w:space="0" w:color="auto"/>
            <w:left w:val="none" w:sz="0" w:space="0" w:color="auto"/>
            <w:bottom w:val="none" w:sz="0" w:space="0" w:color="auto"/>
            <w:right w:val="none" w:sz="0" w:space="0" w:color="auto"/>
          </w:divBdr>
        </w:div>
        <w:div w:id="1421217219">
          <w:marLeft w:val="0"/>
          <w:marRight w:val="0"/>
          <w:marTop w:val="0"/>
          <w:marBottom w:val="0"/>
          <w:divBdr>
            <w:top w:val="none" w:sz="0" w:space="0" w:color="auto"/>
            <w:left w:val="none" w:sz="0" w:space="0" w:color="auto"/>
            <w:bottom w:val="none" w:sz="0" w:space="0" w:color="auto"/>
            <w:right w:val="none" w:sz="0" w:space="0" w:color="auto"/>
          </w:divBdr>
        </w:div>
        <w:div w:id="1966108939">
          <w:marLeft w:val="0"/>
          <w:marRight w:val="0"/>
          <w:marTop w:val="0"/>
          <w:marBottom w:val="0"/>
          <w:divBdr>
            <w:top w:val="none" w:sz="0" w:space="0" w:color="auto"/>
            <w:left w:val="none" w:sz="0" w:space="0" w:color="auto"/>
            <w:bottom w:val="none" w:sz="0" w:space="0" w:color="auto"/>
            <w:right w:val="none" w:sz="0" w:space="0" w:color="auto"/>
          </w:divBdr>
        </w:div>
        <w:div w:id="1232544184">
          <w:marLeft w:val="0"/>
          <w:marRight w:val="0"/>
          <w:marTop w:val="0"/>
          <w:marBottom w:val="0"/>
          <w:divBdr>
            <w:top w:val="none" w:sz="0" w:space="0" w:color="auto"/>
            <w:left w:val="none" w:sz="0" w:space="0" w:color="auto"/>
            <w:bottom w:val="none" w:sz="0" w:space="0" w:color="auto"/>
            <w:right w:val="none" w:sz="0" w:space="0" w:color="auto"/>
          </w:divBdr>
        </w:div>
        <w:div w:id="1459762025">
          <w:marLeft w:val="0"/>
          <w:marRight w:val="0"/>
          <w:marTop w:val="0"/>
          <w:marBottom w:val="0"/>
          <w:divBdr>
            <w:top w:val="none" w:sz="0" w:space="0" w:color="auto"/>
            <w:left w:val="none" w:sz="0" w:space="0" w:color="auto"/>
            <w:bottom w:val="none" w:sz="0" w:space="0" w:color="auto"/>
            <w:right w:val="none" w:sz="0" w:space="0" w:color="auto"/>
          </w:divBdr>
        </w:div>
        <w:div w:id="1759523264">
          <w:marLeft w:val="0"/>
          <w:marRight w:val="0"/>
          <w:marTop w:val="0"/>
          <w:marBottom w:val="0"/>
          <w:divBdr>
            <w:top w:val="none" w:sz="0" w:space="0" w:color="auto"/>
            <w:left w:val="none" w:sz="0" w:space="0" w:color="auto"/>
            <w:bottom w:val="none" w:sz="0" w:space="0" w:color="auto"/>
            <w:right w:val="none" w:sz="0" w:space="0" w:color="auto"/>
          </w:divBdr>
        </w:div>
        <w:div w:id="1094060060">
          <w:marLeft w:val="0"/>
          <w:marRight w:val="0"/>
          <w:marTop w:val="0"/>
          <w:marBottom w:val="0"/>
          <w:divBdr>
            <w:top w:val="none" w:sz="0" w:space="0" w:color="auto"/>
            <w:left w:val="none" w:sz="0" w:space="0" w:color="auto"/>
            <w:bottom w:val="none" w:sz="0" w:space="0" w:color="auto"/>
            <w:right w:val="none" w:sz="0" w:space="0" w:color="auto"/>
          </w:divBdr>
        </w:div>
        <w:div w:id="5809132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D988157E-0858-4147-B07F-90CD8EF686D5}"/>
      </w:docPartPr>
      <w:docPartBody>
        <w:p w:rsidR="004B43E9" w:rsidRDefault="000049DD">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4B43E9"/>
    <w:rsid w:val="000049DD"/>
    <w:rsid w:val="0003355E"/>
    <w:rsid w:val="00172FCB"/>
    <w:rsid w:val="00191446"/>
    <w:rsid w:val="001B7792"/>
    <w:rsid w:val="002376F4"/>
    <w:rsid w:val="00277F99"/>
    <w:rsid w:val="00287E3C"/>
    <w:rsid w:val="003246B0"/>
    <w:rsid w:val="00360A76"/>
    <w:rsid w:val="00364EA1"/>
    <w:rsid w:val="0036703E"/>
    <w:rsid w:val="00376529"/>
    <w:rsid w:val="003E4CF3"/>
    <w:rsid w:val="003F5799"/>
    <w:rsid w:val="004B43E9"/>
    <w:rsid w:val="004C0D67"/>
    <w:rsid w:val="004C4A92"/>
    <w:rsid w:val="004F043B"/>
    <w:rsid w:val="004F7C25"/>
    <w:rsid w:val="0050328C"/>
    <w:rsid w:val="00574150"/>
    <w:rsid w:val="0064053A"/>
    <w:rsid w:val="00706EBF"/>
    <w:rsid w:val="00727621"/>
    <w:rsid w:val="007A63E9"/>
    <w:rsid w:val="007D69D6"/>
    <w:rsid w:val="0084410A"/>
    <w:rsid w:val="00860633"/>
    <w:rsid w:val="00AA02CA"/>
    <w:rsid w:val="00B27DBA"/>
    <w:rsid w:val="00BB2E54"/>
    <w:rsid w:val="00C73D0F"/>
    <w:rsid w:val="00D70F52"/>
    <w:rsid w:val="00D80541"/>
    <w:rsid w:val="00DC3C9D"/>
    <w:rsid w:val="00E264D2"/>
    <w:rsid w:val="00EB0723"/>
    <w:rsid w:val="00EC1AD1"/>
    <w:rsid w:val="00F15BA6"/>
    <w:rsid w:val="00F2664C"/>
    <w:rsid w:val="00FB3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9a0b9e5-678f-4903-b99b-7add0ecac6c1"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ct:contentTypeSchema xmlns:ct="http://schemas.microsoft.com/office/2006/metadata/contentType" xmlns:ma="http://schemas.microsoft.com/office/2006/metadata/properties/metaAttributes" ct:_="" ma:_="" ma:contentTypeName="Document" ma:contentTypeID="0x010100C3324B97CBC88B4C8FE2238F8E760EA9" ma:contentTypeVersion="16" ma:contentTypeDescription="Create a new document." ma:contentTypeScope="" ma:versionID="56143d0d0821303049030070236d50db">
  <xsd:schema xmlns:xsd="http://www.w3.org/2001/XMLSchema" xmlns:xs="http://www.w3.org/2001/XMLSchema" xmlns:p="http://schemas.microsoft.com/office/2006/metadata/properties" xmlns:ns3="99a0b9e5-678f-4903-b99b-7add0ecac6c1" xmlns:ns4="ae2b0003-268c-48fb-922e-cdcfddb5d0d8" targetNamespace="http://schemas.microsoft.com/office/2006/metadata/properties" ma:root="true" ma:fieldsID="c7fb6f5bd70c3132d72bb05eb8ac5e54" ns3:_="" ns4:_="">
    <xsd:import namespace="99a0b9e5-678f-4903-b99b-7add0ecac6c1"/>
    <xsd:import namespace="ae2b0003-268c-48fb-922e-cdcfddb5d0d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element ref="ns4:SharedWithDetails" minOccurs="0"/>
                <xsd:element ref="ns4:SharedWithUsers" minOccurs="0"/>
                <xsd:element ref="ns4:SharingHintHash"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a0b9e5-678f-4903-b99b-7add0ecac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2b0003-268c-48fb-922e-cdcfddb5d0d8" elementFormDefault="qualified">
    <xsd:import namespace="http://schemas.microsoft.com/office/2006/documentManagement/types"/>
    <xsd:import namespace="http://schemas.microsoft.com/office/infopath/2007/PartnerControls"/>
    <xsd:element name="SharedWithDetails" ma:index="18" nillable="true" ma:displayName="Shared With Details" ma:internalName="SharedWithDetails" ma:readOnly="true">
      <xsd:simpleType>
        <xsd:restriction base="dms:Note">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D3A0A6-D4F9-4BAD-8484-5B0E6E804A74}">
  <ds:schemaRefs>
    <ds:schemaRef ds:uri="http://schemas.microsoft.com/sharepoint/v3/contenttype/forms"/>
  </ds:schemaRefs>
</ds:datastoreItem>
</file>

<file path=customXml/itemProps2.xml><?xml version="1.0" encoding="utf-8"?>
<ds:datastoreItem xmlns:ds="http://schemas.openxmlformats.org/officeDocument/2006/customXml" ds:itemID="{1FE84E92-489F-46D9-915E-22CEDFF49AC8}">
  <ds:schemaRefs>
    <ds:schemaRef ds:uri="http://schemas.microsoft.com/office/2006/metadata/properties"/>
    <ds:schemaRef ds:uri="http://schemas.microsoft.com/office/infopath/2007/PartnerControls"/>
    <ds:schemaRef ds:uri="99a0b9e5-678f-4903-b99b-7add0ecac6c1"/>
  </ds:schemaRefs>
</ds:datastoreItem>
</file>

<file path=customXml/itemProps3.xml><?xml version="1.0" encoding="utf-8"?>
<ds:datastoreItem xmlns:ds="http://schemas.openxmlformats.org/officeDocument/2006/customXml" ds:itemID="{EEA05046-CCF4-4C3B-9705-0356A679329A}">
  <ds:schemaRefs>
    <ds:schemaRef ds:uri="http://schemas.openxmlformats.org/officeDocument/2006/bibliography"/>
  </ds:schemaRefs>
</ds:datastoreItem>
</file>

<file path=customXml/itemProps4.xml><?xml version="1.0" encoding="utf-8"?>
<ds:datastoreItem xmlns:ds="http://schemas.openxmlformats.org/officeDocument/2006/customXml" ds:itemID="{4AC2AE5C-907A-4585-991A-1761A6370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a0b9e5-678f-4903-b99b-7add0ecac6c1"/>
    <ds:schemaRef ds:uri="ae2b0003-268c-48fb-922e-cdcfddb5d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41</Pages>
  <Words>13852</Words>
  <Characters>78958</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Adelaide Ranape</dc:creator>
  <cp:lastModifiedBy>Lesego Leboho</cp:lastModifiedBy>
  <cp:revision>9</cp:revision>
  <dcterms:created xsi:type="dcterms:W3CDTF">2025-09-02T11:02:00Z</dcterms:created>
  <dcterms:modified xsi:type="dcterms:W3CDTF">2026-05-12T11:31:00Z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1,2,3,4,5,6,7,8,9</vt:lpwstr>
  </property>
  <property fmtid="{D5CDD505-2E9C-101B-9397-08002B2CF9AE}" pid="3" name="ClassificationContentMarkingFooterFontProps">
    <vt:lpwstr>#000000,8,Calibri</vt:lpwstr>
  </property>
  <property fmtid="{D5CDD505-2E9C-101B-9397-08002B2CF9AE}" pid="4" name="ClassificationContentMarkingFooterText">
    <vt:lpwstr>Classified as Confidential</vt:lpwstr>
  </property>
  <property fmtid="{D5CDD505-2E9C-101B-9397-08002B2CF9AE}" pid="5" name="MSIP_Label_769f3895-572c-4a11-be67-c62bb8a5dc0a_Enabled">
    <vt:lpwstr>true</vt:lpwstr>
  </property>
  <property fmtid="{D5CDD505-2E9C-101B-9397-08002B2CF9AE}" pid="6" name="MSIP_Label_769f3895-572c-4a11-be67-c62bb8a5dc0a_SetDate">
    <vt:lpwstr>2023-10-27T09:14:47Z</vt:lpwstr>
  </property>
  <property fmtid="{D5CDD505-2E9C-101B-9397-08002B2CF9AE}" pid="7" name="MSIP_Label_769f3895-572c-4a11-be67-c62bb8a5dc0a_Method">
    <vt:lpwstr>Privileged</vt:lpwstr>
  </property>
  <property fmtid="{D5CDD505-2E9C-101B-9397-08002B2CF9AE}" pid="8" name="MSIP_Label_769f3895-572c-4a11-be67-c62bb8a5dc0a_Name">
    <vt:lpwstr>Confidential Anyone</vt:lpwstr>
  </property>
  <property fmtid="{D5CDD505-2E9C-101B-9397-08002B2CF9AE}" pid="9" name="MSIP_Label_769f3895-572c-4a11-be67-c62bb8a5dc0a_SiteId">
    <vt:lpwstr>825ee0ed-63f4-413a-b89d-3750b44ed86a</vt:lpwstr>
  </property>
  <property fmtid="{D5CDD505-2E9C-101B-9397-08002B2CF9AE}" pid="10" name="MSIP_Label_769f3895-572c-4a11-be67-c62bb8a5dc0a_ActionId">
    <vt:lpwstr>908c43e1-f1e3-4d5d-baae-18e315927abb</vt:lpwstr>
  </property>
  <property fmtid="{D5CDD505-2E9C-101B-9397-08002B2CF9AE}" pid="11" name="MSIP_Label_769f3895-572c-4a11-be67-c62bb8a5dc0a_ContentBits">
    <vt:lpwstr>2</vt:lpwstr>
  </property>
  <property fmtid="{D5CDD505-2E9C-101B-9397-08002B2CF9AE}" pid="12" name="ContentTypeId">
    <vt:lpwstr>0x010100C3324B97CBC88B4C8FE2238F8E760EA9</vt:lpwstr>
  </property>
</Properties>
</file>